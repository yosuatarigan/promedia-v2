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81E48" w14:textId="716B278A" w:rsidR="00A46451" w:rsidRPr="009402F6" w:rsidRDefault="002F3D46" w:rsidP="009402F6">
      <w:pPr>
        <w:jc w:val="center"/>
        <w:rPr>
          <w:rFonts w:cstheme="minorHAnsi"/>
          <w:b/>
          <w:bCs/>
          <w:color w:val="000000" w:themeColor="text1"/>
          <w:sz w:val="40"/>
          <w:szCs w:val="40"/>
        </w:rPr>
      </w:pPr>
      <w:bookmarkStart w:id="0" w:name="_Hlk190846121"/>
      <w:r w:rsidRPr="00AA49EB">
        <w:rPr>
          <w:rFonts w:cstheme="minorHAnsi"/>
          <w:b/>
          <w:bCs/>
          <w:color w:val="000000" w:themeColor="text1"/>
          <w:sz w:val="40"/>
          <w:szCs w:val="40"/>
        </w:rPr>
        <w:t>KUESIONER VALIDASI ISI MATERI</w:t>
      </w:r>
    </w:p>
    <w:p w14:paraId="4CEB34D3" w14:textId="77777777" w:rsidR="00A46451" w:rsidRPr="009B1131" w:rsidRDefault="00A46451" w:rsidP="000B16D5">
      <w:pPr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6C6BC552" w14:textId="77777777" w:rsidR="00A46451" w:rsidRPr="009B1131" w:rsidRDefault="00A46451" w:rsidP="000B16D5">
      <w:pPr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5C30C318" w14:textId="77777777" w:rsidR="00A46451" w:rsidRPr="009B1131" w:rsidRDefault="00A46451" w:rsidP="000B16D5">
      <w:pPr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4AE8E85F" w14:textId="1B9C4380" w:rsidR="00A46451" w:rsidRPr="009B1131" w:rsidRDefault="008904AF" w:rsidP="008904AF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  <w:r>
        <w:rPr>
          <w:rFonts w:cstheme="minorHAnsi"/>
          <w:b/>
          <w:bCs/>
          <w:color w:val="000000" w:themeColor="text1"/>
          <w:sz w:val="36"/>
          <w:szCs w:val="36"/>
        </w:rPr>
        <w:t>Validity Conten</w:t>
      </w:r>
      <w:r w:rsidR="00C45EEC">
        <w:rPr>
          <w:rFonts w:cstheme="minorHAnsi"/>
          <w:b/>
          <w:bCs/>
          <w:color w:val="000000" w:themeColor="text1"/>
          <w:sz w:val="36"/>
          <w:szCs w:val="36"/>
        </w:rPr>
        <w:t>t</w:t>
      </w:r>
      <w:r>
        <w:rPr>
          <w:rFonts w:cstheme="minorHAnsi"/>
          <w:b/>
          <w:bCs/>
          <w:color w:val="000000" w:themeColor="text1"/>
          <w:sz w:val="36"/>
          <w:szCs w:val="36"/>
        </w:rPr>
        <w:t xml:space="preserve"> Isi Materi Aplikasi</w:t>
      </w:r>
    </w:p>
    <w:p w14:paraId="32ACB0F1" w14:textId="77777777" w:rsidR="0041451A" w:rsidRPr="009B1131" w:rsidRDefault="0041451A" w:rsidP="000B16D5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bookmarkEnd w:id="0"/>
    <w:p w14:paraId="4707E50D" w14:textId="0A6F22C3" w:rsidR="00654BCB" w:rsidRDefault="00654BCB" w:rsidP="000B16D5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14:paraId="64954B69" w14:textId="3BCF64E5" w:rsidR="0041483F" w:rsidRDefault="0041483F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14:paraId="1E5E7DAF" w14:textId="63CC6354" w:rsidR="00D20388" w:rsidRPr="00D7771C" w:rsidRDefault="00D20388" w:rsidP="00D20388">
      <w:pPr>
        <w:jc w:val="center"/>
        <w:rPr>
          <w:rFonts w:cstheme="minorHAnsi"/>
          <w:b/>
          <w:bCs/>
          <w:caps/>
          <w:color w:val="000000" w:themeColor="text1"/>
          <w:sz w:val="36"/>
          <w:szCs w:val="36"/>
        </w:rPr>
      </w:pPr>
      <w:r w:rsidRPr="00D7771C">
        <w:rPr>
          <w:rFonts w:cstheme="minorHAnsi"/>
          <w:b/>
          <w:bCs/>
          <w:caps/>
          <w:color w:val="000000" w:themeColor="text1"/>
          <w:sz w:val="36"/>
          <w:szCs w:val="36"/>
        </w:rPr>
        <w:lastRenderedPageBreak/>
        <w:t>Content Validit</w:t>
      </w:r>
      <w:r w:rsidR="00D7771C">
        <w:rPr>
          <w:rFonts w:cstheme="minorHAnsi"/>
          <w:b/>
          <w:bCs/>
          <w:caps/>
          <w:color w:val="000000" w:themeColor="text1"/>
          <w:sz w:val="36"/>
          <w:szCs w:val="36"/>
        </w:rPr>
        <w:t>y</w:t>
      </w:r>
      <w:r w:rsidRPr="00D7771C">
        <w:rPr>
          <w:rFonts w:cstheme="minorHAnsi"/>
          <w:b/>
          <w:bCs/>
          <w:caps/>
          <w:color w:val="000000" w:themeColor="text1"/>
          <w:sz w:val="36"/>
          <w:szCs w:val="36"/>
        </w:rPr>
        <w:t xml:space="preserve"> Message Framming</w:t>
      </w:r>
    </w:p>
    <w:tbl>
      <w:tblPr>
        <w:tblStyle w:val="TableGrid"/>
        <w:tblW w:w="1545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09"/>
        <w:gridCol w:w="1276"/>
        <w:gridCol w:w="2268"/>
        <w:gridCol w:w="4111"/>
        <w:gridCol w:w="567"/>
        <w:gridCol w:w="709"/>
        <w:gridCol w:w="567"/>
        <w:gridCol w:w="567"/>
        <w:gridCol w:w="425"/>
        <w:gridCol w:w="709"/>
        <w:gridCol w:w="567"/>
        <w:gridCol w:w="709"/>
        <w:gridCol w:w="2268"/>
      </w:tblGrid>
      <w:tr w:rsidR="00D20388" w:rsidRPr="00D20388" w14:paraId="46E79775" w14:textId="1E4647BB" w:rsidTr="00D20388">
        <w:trPr>
          <w:trHeight w:val="274"/>
          <w:tblHeader/>
        </w:trPr>
        <w:tc>
          <w:tcPr>
            <w:tcW w:w="709" w:type="dxa"/>
            <w:vMerge w:val="restart"/>
          </w:tcPr>
          <w:p w14:paraId="1AD682EC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276" w:type="dxa"/>
            <w:vMerge w:val="restart"/>
          </w:tcPr>
          <w:p w14:paraId="32694FA2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Materi </w:t>
            </w:r>
          </w:p>
        </w:tc>
        <w:tc>
          <w:tcPr>
            <w:tcW w:w="2268" w:type="dxa"/>
            <w:vMerge w:val="restart"/>
          </w:tcPr>
          <w:p w14:paraId="0D20C0AA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SubMateri</w:t>
            </w:r>
          </w:p>
        </w:tc>
        <w:tc>
          <w:tcPr>
            <w:tcW w:w="4111" w:type="dxa"/>
            <w:vMerge w:val="restart"/>
          </w:tcPr>
          <w:p w14:paraId="3C8BDFD2" w14:textId="423E9AF8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Message Framming</w:t>
            </w:r>
          </w:p>
        </w:tc>
        <w:tc>
          <w:tcPr>
            <w:tcW w:w="2410" w:type="dxa"/>
            <w:gridSpan w:val="4"/>
          </w:tcPr>
          <w:p w14:paraId="224969DC" w14:textId="500821F2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Content Relevancy  (CVI)</w:t>
            </w:r>
          </w:p>
        </w:tc>
        <w:tc>
          <w:tcPr>
            <w:tcW w:w="1134" w:type="dxa"/>
            <w:gridSpan w:val="2"/>
            <w:vMerge w:val="restart"/>
          </w:tcPr>
          <w:p w14:paraId="1A15D9B6" w14:textId="77777777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Kejelasan materi</w:t>
            </w:r>
          </w:p>
          <w:p w14:paraId="621361F2" w14:textId="191DA8B3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Merge w:val="restart"/>
          </w:tcPr>
          <w:p w14:paraId="78A4476F" w14:textId="738E47FF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Pengulangan Materi</w:t>
            </w:r>
          </w:p>
        </w:tc>
        <w:tc>
          <w:tcPr>
            <w:tcW w:w="2268" w:type="dxa"/>
            <w:vMerge w:val="restart"/>
          </w:tcPr>
          <w:p w14:paraId="093AA262" w14:textId="496C04FC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Komentar</w:t>
            </w:r>
          </w:p>
        </w:tc>
      </w:tr>
      <w:tr w:rsidR="00D20388" w:rsidRPr="00D20388" w14:paraId="4A262EA8" w14:textId="29744E16" w:rsidTr="00D20388">
        <w:trPr>
          <w:tblHeader/>
        </w:trPr>
        <w:tc>
          <w:tcPr>
            <w:tcW w:w="709" w:type="dxa"/>
            <w:vMerge/>
          </w:tcPr>
          <w:p w14:paraId="794F8BE4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7BB69127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25EB7197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  <w:vMerge/>
          </w:tcPr>
          <w:p w14:paraId="54718166" w14:textId="77777777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gridSpan w:val="2"/>
          </w:tcPr>
          <w:p w14:paraId="7CD9C2D0" w14:textId="372CA822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Tidak Sesuai </w:t>
            </w:r>
          </w:p>
        </w:tc>
        <w:tc>
          <w:tcPr>
            <w:tcW w:w="1134" w:type="dxa"/>
            <w:gridSpan w:val="2"/>
          </w:tcPr>
          <w:p w14:paraId="11160A07" w14:textId="53B07997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Sesuai</w:t>
            </w:r>
          </w:p>
        </w:tc>
        <w:tc>
          <w:tcPr>
            <w:tcW w:w="1134" w:type="dxa"/>
            <w:gridSpan w:val="2"/>
            <w:vMerge/>
          </w:tcPr>
          <w:p w14:paraId="1DD4DBA8" w14:textId="77777777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vMerge/>
          </w:tcPr>
          <w:p w14:paraId="1055E45B" w14:textId="498EA156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6DE47C94" w14:textId="41406140" w:rsidR="00D20388" w:rsidRPr="00D20388" w:rsidRDefault="00D20388" w:rsidP="00D20388">
            <w:pPr>
              <w:rPr>
                <w:rFonts w:cstheme="minorHAnsi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0F47B2E5" w14:textId="718C2AC1" w:rsidTr="00D20388">
        <w:trPr>
          <w:trHeight w:val="208"/>
          <w:tblHeader/>
        </w:trPr>
        <w:tc>
          <w:tcPr>
            <w:tcW w:w="709" w:type="dxa"/>
            <w:vMerge/>
          </w:tcPr>
          <w:p w14:paraId="1301CB05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46D63597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22D2B33B" w14:textId="77777777" w:rsidR="00D20388" w:rsidRPr="00D20388" w:rsidRDefault="00D20388" w:rsidP="00D2038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  <w:vMerge/>
          </w:tcPr>
          <w:p w14:paraId="08329BF4" w14:textId="77777777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189597FD" w14:textId="57A6C29A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3DF48F2A" w14:textId="7B23B4EB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14:paraId="6A251852" w14:textId="78A0C076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14:paraId="2C22E85E" w14:textId="5F21E95F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25" w:type="dxa"/>
          </w:tcPr>
          <w:p w14:paraId="52392B2D" w14:textId="6D8CD25A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Ya</w:t>
            </w:r>
          </w:p>
        </w:tc>
        <w:tc>
          <w:tcPr>
            <w:tcW w:w="709" w:type="dxa"/>
          </w:tcPr>
          <w:p w14:paraId="763A2CB2" w14:textId="32E1A0C8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Tidak</w:t>
            </w:r>
          </w:p>
        </w:tc>
        <w:tc>
          <w:tcPr>
            <w:tcW w:w="567" w:type="dxa"/>
          </w:tcPr>
          <w:p w14:paraId="30D19037" w14:textId="50185E73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Ya</w:t>
            </w:r>
          </w:p>
        </w:tc>
        <w:tc>
          <w:tcPr>
            <w:tcW w:w="709" w:type="dxa"/>
          </w:tcPr>
          <w:p w14:paraId="72966904" w14:textId="78C84FEB" w:rsidR="00D20388" w:rsidRPr="00D20388" w:rsidRDefault="00D20388" w:rsidP="00D20388">
            <w:pPr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Tidak</w:t>
            </w:r>
          </w:p>
        </w:tc>
        <w:tc>
          <w:tcPr>
            <w:tcW w:w="2268" w:type="dxa"/>
            <w:vMerge/>
          </w:tcPr>
          <w:p w14:paraId="29512B05" w14:textId="2B288086" w:rsidR="00D20388" w:rsidRPr="00D20388" w:rsidRDefault="00D20388" w:rsidP="00D20388">
            <w:pPr>
              <w:rPr>
                <w:rFonts w:cstheme="minorHAnsi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392CFE4C" w14:textId="29EC30DD" w:rsidTr="005C234F">
        <w:tc>
          <w:tcPr>
            <w:tcW w:w="709" w:type="dxa"/>
            <w:vMerge w:val="restart"/>
          </w:tcPr>
          <w:p w14:paraId="3DAA3E18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6" w:type="dxa"/>
            <w:vMerge w:val="restart"/>
          </w:tcPr>
          <w:p w14:paraId="471CE959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Pengetahuan umum terkait DM</w:t>
            </w:r>
          </w:p>
        </w:tc>
        <w:tc>
          <w:tcPr>
            <w:tcW w:w="2268" w:type="dxa"/>
          </w:tcPr>
          <w:p w14:paraId="3B30D1E0" w14:textId="77777777" w:rsidR="00D20388" w:rsidRPr="00D20388" w:rsidRDefault="00D20388" w:rsidP="00D2038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Pemahaman dasar Diabetes</w:t>
            </w:r>
          </w:p>
        </w:tc>
        <w:tc>
          <w:tcPr>
            <w:tcW w:w="4111" w:type="dxa"/>
          </w:tcPr>
          <w:p w14:paraId="5AF05058" w14:textId="477F929C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“Dengan memahami apa itu diabetes,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bisa lebih mudah mengendalikan kondisi dan mencegah komplikasi di masa depan"</w:t>
            </w:r>
          </w:p>
        </w:tc>
        <w:tc>
          <w:tcPr>
            <w:tcW w:w="567" w:type="dxa"/>
          </w:tcPr>
          <w:p w14:paraId="4EAA2D3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273B8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43137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4DEF6D" w14:textId="6CD4CF81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524F88B5" w14:textId="3B296FB7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503C684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3878AA62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082D357E" w14:textId="3FAF9007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651B642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2FAFE954" w14:textId="66DE0C26" w:rsidTr="00D20388"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0E248EC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2B85B0EC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E11EA8" w14:textId="77777777" w:rsidR="00D20388" w:rsidRPr="00D20388" w:rsidRDefault="00D20388" w:rsidP="00D2038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Faktor Resiko DMT2</w:t>
            </w:r>
          </w:p>
        </w:tc>
        <w:tc>
          <w:tcPr>
            <w:tcW w:w="4111" w:type="dxa"/>
          </w:tcPr>
          <w:p w14:paraId="5161F377" w14:textId="77BB3F7F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"</w:t>
            </w:r>
            <w:r w:rsidR="00F9685D"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"Dengan memahami faktor risiko diabetes, </w:t>
            </w:r>
            <w:r w:rsidR="00F9685D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="00F9685D"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dapat membuat pilihan hidup yang lebih sehat dan </w:t>
            </w:r>
            <w:ins w:id="1" w:author="HP" w:date="2025-11-04T14:12:00Z">
              <w:r w:rsidR="00F9685D">
                <w:rPr>
                  <w:rFonts w:cstheme="minorHAnsi"/>
                  <w:color w:val="000000" w:themeColor="text1"/>
                  <w:sz w:val="24"/>
                  <w:szCs w:val="24"/>
                </w:rPr>
                <w:t>meminimalisir</w:t>
              </w:r>
              <w:r w:rsidR="00F9685D" w:rsidRPr="00D20388">
                <w:rPr>
                  <w:rFonts w:cstheme="minorHAnsi"/>
                  <w:color w:val="000000" w:themeColor="text1"/>
                  <w:sz w:val="24"/>
                  <w:szCs w:val="24"/>
                </w:rPr>
                <w:t xml:space="preserve"> </w:t>
              </w:r>
              <w:r w:rsidR="00F9685D">
                <w:rPr>
                  <w:rFonts w:cstheme="minorHAnsi"/>
                  <w:color w:val="000000" w:themeColor="text1"/>
                  <w:sz w:val="24"/>
                  <w:szCs w:val="24"/>
                </w:rPr>
                <w:t>risiko</w:t>
              </w:r>
              <w:r w:rsidR="00F9685D" w:rsidRPr="00D20388">
                <w:rPr>
                  <w:rFonts w:cstheme="minorHAnsi"/>
                  <w:color w:val="000000" w:themeColor="text1"/>
                  <w:sz w:val="24"/>
                  <w:szCs w:val="24"/>
                </w:rPr>
                <w:t xml:space="preserve"> </w:t>
              </w:r>
            </w:ins>
            <w:r w:rsidR="00F9685D" w:rsidRPr="00D20388">
              <w:rPr>
                <w:rFonts w:cstheme="minorHAnsi"/>
                <w:color w:val="000000" w:themeColor="text1"/>
                <w:sz w:val="24"/>
                <w:szCs w:val="24"/>
              </w:rPr>
              <w:t>komplikasi."</w:t>
            </w:r>
          </w:p>
        </w:tc>
        <w:tc>
          <w:tcPr>
            <w:tcW w:w="567" w:type="dxa"/>
          </w:tcPr>
          <w:p w14:paraId="6587219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69FDEF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B09BE2B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D176FF" w14:textId="4D35407F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79CF03A1" w14:textId="0EF82DD1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15CB316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2F32DDE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4D7814E7" w14:textId="6202710F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6F8501CB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2F880D82" w14:textId="5CA2A97A" w:rsidTr="003B4844">
        <w:tc>
          <w:tcPr>
            <w:tcW w:w="709" w:type="dxa"/>
            <w:vMerge w:val="restart"/>
          </w:tcPr>
          <w:p w14:paraId="0A970F1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Merge w:val="restart"/>
          </w:tcPr>
          <w:p w14:paraId="6029A098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Pengaturan makan</w:t>
            </w:r>
          </w:p>
        </w:tc>
        <w:tc>
          <w:tcPr>
            <w:tcW w:w="2268" w:type="dxa"/>
          </w:tcPr>
          <w:p w14:paraId="3802C182" w14:textId="727EC2C9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>Penatalaksanaan pola makan pada DMT2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  <w:r w:rsidRPr="00D20388">
              <w:rPr>
                <w:rFonts w:cstheme="minorHAnsi"/>
                <w:color w:val="000000" w:themeColor="text1"/>
              </w:rPr>
              <w:t>. Jam makan Diabetes</w:t>
            </w:r>
          </w:p>
        </w:tc>
        <w:tc>
          <w:tcPr>
            <w:tcW w:w="4111" w:type="dxa"/>
          </w:tcPr>
          <w:p w14:paraId="5CC66D58" w14:textId="387871F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“Kabar baiknya, dengan mengikuti pola jam makan yang teratur (3 kali makan utama dan 2 kali snack sehat),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bisa mengontrol gula darah lebih baik, merasa kenyang lebih lama, dan tetap bisa menikmati hidup sehat meski dengan diabetes.”</w:t>
            </w:r>
          </w:p>
        </w:tc>
        <w:tc>
          <w:tcPr>
            <w:tcW w:w="567" w:type="dxa"/>
          </w:tcPr>
          <w:p w14:paraId="4021A53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376E8941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dxa"/>
          </w:tcPr>
          <w:p w14:paraId="0F28DBD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dxa"/>
          </w:tcPr>
          <w:p w14:paraId="2D85D85D" w14:textId="12B826E4" w:rsidR="00D20388" w:rsidRPr="00D20388" w:rsidRDefault="00351B8F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425" w:type="dxa"/>
          </w:tcPr>
          <w:p w14:paraId="6BCAA268" w14:textId="3DB8B585" w:rsidR="00D20388" w:rsidRPr="00D20388" w:rsidRDefault="00351B8F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709" w:type="dxa"/>
          </w:tcPr>
          <w:p w14:paraId="57C56318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dxa"/>
          </w:tcPr>
          <w:p w14:paraId="4A777E8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53E4068" w14:textId="72188E19" w:rsidR="00D20388" w:rsidRPr="00D20388" w:rsidRDefault="00351B8F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2268" w:type="dxa"/>
          </w:tcPr>
          <w:p w14:paraId="674C9A5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</w:tr>
      <w:tr w:rsidR="00D20388" w:rsidRPr="00D20388" w14:paraId="63ECE3D2" w14:textId="00C9E077" w:rsidTr="003B4844">
        <w:tc>
          <w:tcPr>
            <w:tcW w:w="709" w:type="dxa"/>
            <w:vMerge/>
          </w:tcPr>
          <w:p w14:paraId="117AF3D8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34E9611D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83F5F7C" w14:textId="17093F91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>Penatalaksanaan pola makan pada DMT2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 Pemilihan makanan pokok</w:t>
            </w:r>
          </w:p>
          <w:p w14:paraId="323F22F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3B2D2E9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"Makanan pokok yang benar dengan porsi sesuai, dapat menurunkan risiko komplikasi serius seperti penyakit jantung."</w:t>
            </w:r>
          </w:p>
        </w:tc>
        <w:tc>
          <w:tcPr>
            <w:tcW w:w="567" w:type="dxa"/>
          </w:tcPr>
          <w:p w14:paraId="704D303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217864AC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98479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9FEC185" w14:textId="33104CAB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654EBC2A" w14:textId="135A1211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189594C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3D78E032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3DB275" w14:textId="0173D6C5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5BB4D51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77BC0625" w14:textId="435F1B4F" w:rsidTr="003B4844">
        <w:trPr>
          <w:trHeight w:val="1182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11ECEB4C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490B8DB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B4772ED" w14:textId="7C7661C9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>Penatalaksanaan pola makan pada DMT2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 Pilihan buah-buahan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F10CDB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"Memilih buah yang tepat membantu meningkatkan kesehatan dan mencegah komplikasi diabetes."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3B0C78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6F4601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5C580CD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4EAFED5" w14:textId="5402E6B5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D8726C0" w14:textId="0E598EDE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4E66C9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6E1AD3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ABEB2DB" w14:textId="1CCA82D0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2A79019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1D679487" w14:textId="1EB5C61C" w:rsidTr="003B4844">
        <w:tc>
          <w:tcPr>
            <w:tcW w:w="709" w:type="dxa"/>
            <w:vMerge/>
          </w:tcPr>
          <w:p w14:paraId="6756AB5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02F7E54D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247364" w14:textId="3076DB71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Penatalaksanaan pola makan pada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lastRenderedPageBreak/>
              <w:t>DMT2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 Pilihan Sayur-sayuran</w:t>
            </w:r>
          </w:p>
          <w:p w14:paraId="406BBAEB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7FEE9006" w14:textId="3863CE8E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"Dengan meng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k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onsumsi bayam, brokoli, mentimun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ataupun sayuran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lainnya,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dapat menjaga gula darah tetap stabil dan mendapatkan asupan nutrisi penting." </w:t>
            </w:r>
          </w:p>
        </w:tc>
        <w:tc>
          <w:tcPr>
            <w:tcW w:w="567" w:type="dxa"/>
          </w:tcPr>
          <w:p w14:paraId="75C06ACF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BCDF9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6F2B56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0825A9E7" w14:textId="200926D4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07471D61" w14:textId="1A234E83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4E3ECD6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5A5BE1D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F37F4D" w14:textId="5787B39B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3E7DE0E9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33A29051" w14:textId="7E2A2215" w:rsidTr="003B4844">
        <w:tc>
          <w:tcPr>
            <w:tcW w:w="709" w:type="dxa"/>
            <w:vMerge/>
          </w:tcPr>
          <w:p w14:paraId="29B9B91D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54FF5E9B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3DD4EAD" w14:textId="0F77B6A0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>Penatalaksanaan pola makan pada DMT2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Pemilihan Daging/protein hewani</w:t>
            </w:r>
          </w:p>
        </w:tc>
        <w:tc>
          <w:tcPr>
            <w:tcW w:w="4111" w:type="dxa"/>
          </w:tcPr>
          <w:p w14:paraId="3C20320B" w14:textId="30129FBB" w:rsidR="00D20388" w:rsidRPr="00D20388" w:rsidRDefault="00F9685D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Sebaiknya menghindari/sangat membatasi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makanan tinggi lemak jenuh,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agar terhindar dari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risiko komplikasi diabetes seperti serangan jantung."</w:t>
            </w:r>
          </w:p>
        </w:tc>
        <w:tc>
          <w:tcPr>
            <w:tcW w:w="567" w:type="dxa"/>
          </w:tcPr>
          <w:p w14:paraId="17C093B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02446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4CCB654D" w14:textId="0C022E1C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567" w:type="dxa"/>
          </w:tcPr>
          <w:p w14:paraId="31FA1A22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</w:tcPr>
          <w:p w14:paraId="2837011C" w14:textId="4AAF91C2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61324EC9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205570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01E87180" w14:textId="4C77920C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316A7EDC" w14:textId="55869669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19BED67C" w14:textId="5D9181E1" w:rsidTr="003B4844">
        <w:trPr>
          <w:trHeight w:val="1758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7E87432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2627ECD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4B59419" w14:textId="3A30AB7B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Penatalaksanaan pola makan pada DMT2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Cara memasak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24FF726D" w14:textId="66CB9514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bookmarkStart w:id="2" w:name="_Hlk203052358"/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"Dengan memilih teknik memasak sehat seperti mengukus, memanggang, atau menumis dengan sedikit minyak sehat,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dapat menikmati makanan yang lezat tanpa khawatir akan lonjakan gula darah. </w:t>
            </w:r>
            <w:bookmarkEnd w:id="2"/>
            <w:r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5877E6C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74953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143D26C" w14:textId="1BE988F3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1EC6210" w14:textId="6937909E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CB5CC01" w14:textId="13B3DC09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55FFE89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EB47BC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CFD48FF" w14:textId="760D088D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2308B4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4C9ED8E1" w14:textId="72FD1D2F" w:rsidTr="003B4844">
        <w:trPr>
          <w:trHeight w:val="2061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247ED25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305818E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EC0A386" w14:textId="581CE92D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Penatalaksanaan pola makan pada DMT2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>urutan makan</w:t>
            </w:r>
          </w:p>
          <w:p w14:paraId="7F4E0F56" w14:textId="77777777" w:rsidR="00D20388" w:rsidRPr="00D20388" w:rsidRDefault="00D20388" w:rsidP="007F5D4D">
            <w:pPr>
              <w:ind w:firstLine="72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70AF5744" w14:textId="77504EEC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"Mulailah makan dengan sayuran hijau terlebih dahulu. Sayuran kaya serat membantu memperlambat penyerapan gula dari makanan lain, sehingga kadar gula darah tetap terkontrol."</w:t>
            </w:r>
          </w:p>
          <w:p w14:paraId="11B3C3D1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0F9354D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5D445A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A2C6FA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5C30A31" w14:textId="6D0E0DC5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DF7F6E0" w14:textId="4F3324D8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CC6DC9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40A934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4C2057B" w14:textId="78194A0F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3558FE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66834D2C" w14:textId="2C34B6FD" w:rsidTr="003B4844">
        <w:tc>
          <w:tcPr>
            <w:tcW w:w="709" w:type="dxa"/>
            <w:vMerge/>
          </w:tcPr>
          <w:p w14:paraId="62C03EC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043445A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4612C2D" w14:textId="06A120F1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Penatalaksanaan pola makan pada DMT2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>Kecepatan makan</w:t>
            </w:r>
          </w:p>
          <w:p w14:paraId="7EE894A2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111" w:type="dxa"/>
          </w:tcPr>
          <w:p w14:paraId="3B9B0655" w14:textId="17B00D6A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"Dengan mengunyah makanan dengan perlahan, tubuh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memiliki waktu yang cukup untuk memproses glukosa. Ini membantu menjaga gula darah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tetap stabil, memberikan energi yang lebih bertahan lama, dan mengurangi risiko komplikasi diabetes."</w:t>
            </w:r>
          </w:p>
        </w:tc>
        <w:tc>
          <w:tcPr>
            <w:tcW w:w="567" w:type="dxa"/>
          </w:tcPr>
          <w:p w14:paraId="33FE02AC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1EB34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0D220F9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EBD4B0D" w14:textId="7D3B083F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4BAA3776" w14:textId="5CB8612E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5C1E844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C6876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7044E61C" w14:textId="28750B23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7D5CDC5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42A9FCC8" w14:textId="6E7E5DBB" w:rsidTr="003B4844"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5634755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35856038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C91C3C" w14:textId="11FE151C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Penatalaksanaan pola makan pada DMT2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Mengontrol Minum</w:t>
            </w:r>
          </w:p>
        </w:tc>
        <w:tc>
          <w:tcPr>
            <w:tcW w:w="4111" w:type="dxa"/>
          </w:tcPr>
          <w:p w14:paraId="70AC653E" w14:textId="04594084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“memilih minuman sehat seperti air putih, teh herbal, atau infused water,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tidak hanya membantu menjaga gula darah tetap stabil tetapi juga merasa lebih segar dan berenergi setiap hari."</w:t>
            </w:r>
          </w:p>
        </w:tc>
        <w:tc>
          <w:tcPr>
            <w:tcW w:w="567" w:type="dxa"/>
          </w:tcPr>
          <w:p w14:paraId="0977EE99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5D146468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2CFB6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8B54CCC" w14:textId="2D3906FF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1A62636C" w14:textId="7FCE30D6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4B8CE6D2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7FF62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03133DA4" w14:textId="24347788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00DEC4A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439BD224" w14:textId="7D2AD590" w:rsidTr="00D20388">
        <w:tc>
          <w:tcPr>
            <w:tcW w:w="709" w:type="dxa"/>
            <w:tcBorders>
              <w:top w:val="single" w:sz="4" w:space="0" w:color="auto"/>
            </w:tcBorders>
          </w:tcPr>
          <w:p w14:paraId="0E535C8D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12432C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Merokok</w:t>
            </w:r>
          </w:p>
        </w:tc>
        <w:tc>
          <w:tcPr>
            <w:tcW w:w="2268" w:type="dxa"/>
          </w:tcPr>
          <w:p w14:paraId="6AA7C06E" w14:textId="49CE7BC8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Mengurangi kebiasaan Prilaku Merokok</w:t>
            </w:r>
          </w:p>
        </w:tc>
        <w:tc>
          <w:tcPr>
            <w:tcW w:w="4111" w:type="dxa"/>
          </w:tcPr>
          <w:p w14:paraId="408E26CF" w14:textId="0EB69F08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Setiap batang rokok yang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hisap mempercepat kerusakan organ akibat diabetes, meningkatkan risiko gagal ginjal, kebutaan, dan komplikasi lain yang memengaruhi kualitas hidup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."</w:t>
            </w:r>
          </w:p>
        </w:tc>
        <w:tc>
          <w:tcPr>
            <w:tcW w:w="567" w:type="dxa"/>
          </w:tcPr>
          <w:p w14:paraId="4E10FD40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6F10D6AB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CECA1C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52C6F48" w14:textId="0BDA6491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239D7FDD" w14:textId="5450BF14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6C3EFE20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47A7FE59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12D56564" w14:textId="38BF4925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6F4FFD88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0FA8F9CA" w14:textId="6ABE3853" w:rsidTr="00D20388">
        <w:tc>
          <w:tcPr>
            <w:tcW w:w="709" w:type="dxa"/>
          </w:tcPr>
          <w:p w14:paraId="4BD98B3D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76" w:type="dxa"/>
            <w:vMerge w:val="restart"/>
          </w:tcPr>
          <w:p w14:paraId="73BF8D08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Aktivitas Fisik</w:t>
            </w:r>
          </w:p>
        </w:tc>
        <w:tc>
          <w:tcPr>
            <w:tcW w:w="2268" w:type="dxa"/>
          </w:tcPr>
          <w:p w14:paraId="16925F00" w14:textId="2DDB4D53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Penatalaksanaan latihan T2DM (1)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Jenis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 latihan </w:t>
            </w:r>
          </w:p>
          <w:p w14:paraId="0853367B" w14:textId="77777777" w:rsidR="00D20388" w:rsidRPr="00D20388" w:rsidRDefault="00D20388" w:rsidP="007F5D4D">
            <w:pPr>
              <w:ind w:firstLine="72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B5DB7FD" w14:textId="77777777" w:rsidR="00D20388" w:rsidRPr="00D20388" w:rsidRDefault="00D20388" w:rsidP="007F5D4D">
            <w:pPr>
              <w:ind w:firstLine="72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56864A9" w14:textId="77777777" w:rsidR="00D20388" w:rsidRPr="00D20388" w:rsidRDefault="00D20388" w:rsidP="007F5D4D">
            <w:pPr>
              <w:ind w:firstLine="72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0EA9C0F" w14:textId="77777777" w:rsidR="00D20388" w:rsidRPr="00D20388" w:rsidRDefault="00D20388" w:rsidP="007F5D4D">
            <w:pPr>
              <w:ind w:firstLine="72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6371BE2B" w14:textId="5F492051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  <w:t>"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tidak perlu peralatan mahal atau waktu yang lama. Mulailah dengan gerakan sederhana seperti squat, push-up, atau menggunakan resistance band. </w:t>
            </w:r>
          </w:p>
        </w:tc>
        <w:tc>
          <w:tcPr>
            <w:tcW w:w="567" w:type="dxa"/>
          </w:tcPr>
          <w:p w14:paraId="5E036E36" w14:textId="77777777" w:rsidR="00D20388" w:rsidRPr="00D20388" w:rsidRDefault="00D20388" w:rsidP="007F5D4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7DEF80BA" w14:textId="77777777" w:rsidR="00D20388" w:rsidRPr="00D20388" w:rsidRDefault="00D20388" w:rsidP="007F5D4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08D92C60" w14:textId="77777777" w:rsidR="00D20388" w:rsidRPr="00D20388" w:rsidRDefault="00D20388" w:rsidP="007F5D4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0E880D42" w14:textId="1D65D2FB" w:rsidR="00D20388" w:rsidRPr="00351B8F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51B8F"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40E429EA" w14:textId="665BA60C" w:rsidR="00D20388" w:rsidRPr="00351B8F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51B8F"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0C28BD0B" w14:textId="77777777" w:rsidR="00D20388" w:rsidRPr="00351B8F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11E909F8" w14:textId="77777777" w:rsidR="00D20388" w:rsidRPr="00351B8F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343020B3" w14:textId="64FE0368" w:rsidR="00D20388" w:rsidRPr="00351B8F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51B8F"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1E83B3FA" w14:textId="77777777" w:rsidR="00D20388" w:rsidRPr="00D20388" w:rsidRDefault="00D20388" w:rsidP="007F5D4D">
            <w:pPr>
              <w:rPr>
                <w:rFonts w:cstheme="minorHAnsi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1653EAD9" w14:textId="3D9C3FE8" w:rsidTr="00D20388">
        <w:tc>
          <w:tcPr>
            <w:tcW w:w="709" w:type="dxa"/>
          </w:tcPr>
          <w:p w14:paraId="6083614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2B377852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A0FBCFB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>Penatalaksanaan latihan T2DM (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2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id-ID"/>
              </w:rPr>
              <w:t xml:space="preserve">)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 durasi dan frekuensi latihan</w:t>
            </w:r>
          </w:p>
        </w:tc>
        <w:tc>
          <w:tcPr>
            <w:tcW w:w="4111" w:type="dxa"/>
          </w:tcPr>
          <w:p w14:paraId="18D19ED6" w14:textId="360AEADB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Melakukan latihan aerobik seperti berjalan kaki 30 menit setiap hari dapat membantu tubuh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menggunakan insulin lebih baik, menjaga gula darah tetap stabil, dan meningkatkan kesehatan jantung."</w:t>
            </w:r>
          </w:p>
        </w:tc>
        <w:tc>
          <w:tcPr>
            <w:tcW w:w="567" w:type="dxa"/>
          </w:tcPr>
          <w:p w14:paraId="78DA400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3B7E0E2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5CA946F9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5149991" w14:textId="7D7771C1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3933243E" w14:textId="6A53F93D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7A022361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143DAB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068EA5A9" w14:textId="328D8A61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2E4C8910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74C07E49" w14:textId="4933063A" w:rsidTr="00D20388">
        <w:tc>
          <w:tcPr>
            <w:tcW w:w="709" w:type="dxa"/>
          </w:tcPr>
          <w:p w14:paraId="2C6554FC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467A0C5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37E8F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Penatalaksanaan Latihan T2DM : (3) pemantauan gula </w:t>
            </w:r>
          </w:p>
        </w:tc>
        <w:tc>
          <w:tcPr>
            <w:tcW w:w="4111" w:type="dxa"/>
          </w:tcPr>
          <w:p w14:paraId="22F19F54" w14:textId="53A887E7" w:rsidR="00D20388" w:rsidRPr="00D20388" w:rsidRDefault="00D20388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  <w:r w:rsidRPr="00D20388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 xml:space="preserve">Pantau kadar glukosa darah sebelum dan sesudah </w:t>
            </w:r>
            <w:r w:rsidR="009E296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>l</w:t>
            </w:r>
            <w:r w:rsidRPr="00D20388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 xml:space="preserve">atihan,  </w:t>
            </w:r>
            <w:r w:rsidR="009E296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>d</w:t>
            </w:r>
            <w:r w:rsidRPr="00D20388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 xml:space="preserve">engan pemantauan teratur, </w:t>
            </w:r>
            <w:r w:rsidR="009E296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>anda</w:t>
            </w:r>
            <w:r w:rsidRPr="00D20388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 xml:space="preserve"> bisa </w:t>
            </w:r>
            <w:r w:rsidRPr="00D20388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menjaga kadar gula tetap stabil, merasa lebih segar, dan terhindar dari hipoglikemia.</w:t>
            </w:r>
          </w:p>
          <w:p w14:paraId="2A7A318F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1FA3B113" w14:textId="77777777" w:rsidR="00D20388" w:rsidRPr="00D20388" w:rsidRDefault="00D20388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09" w:type="dxa"/>
          </w:tcPr>
          <w:p w14:paraId="494B9F45" w14:textId="77777777" w:rsidR="00D20388" w:rsidRPr="00D20388" w:rsidRDefault="00D20388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567" w:type="dxa"/>
          </w:tcPr>
          <w:p w14:paraId="56D144B0" w14:textId="77777777" w:rsidR="00D20388" w:rsidRPr="00D20388" w:rsidRDefault="00D20388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567" w:type="dxa"/>
          </w:tcPr>
          <w:p w14:paraId="3544E888" w14:textId="7B027052" w:rsidR="00D20388" w:rsidRPr="00D20388" w:rsidRDefault="00351B8F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>V</w:t>
            </w:r>
          </w:p>
        </w:tc>
        <w:tc>
          <w:tcPr>
            <w:tcW w:w="425" w:type="dxa"/>
          </w:tcPr>
          <w:p w14:paraId="2F930216" w14:textId="279BE5C3" w:rsidR="00D20388" w:rsidRPr="00D20388" w:rsidRDefault="00351B8F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>V</w:t>
            </w:r>
          </w:p>
        </w:tc>
        <w:tc>
          <w:tcPr>
            <w:tcW w:w="709" w:type="dxa"/>
          </w:tcPr>
          <w:p w14:paraId="35C3E1B5" w14:textId="77777777" w:rsidR="00D20388" w:rsidRPr="00D20388" w:rsidRDefault="00D20388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567" w:type="dxa"/>
          </w:tcPr>
          <w:p w14:paraId="36B69CD2" w14:textId="77777777" w:rsidR="00D20388" w:rsidRPr="00D20388" w:rsidRDefault="00D20388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709" w:type="dxa"/>
          </w:tcPr>
          <w:p w14:paraId="16AAE362" w14:textId="22CA39F1" w:rsidR="00D20388" w:rsidRPr="00D20388" w:rsidRDefault="00351B8F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  <w:t>V</w:t>
            </w:r>
          </w:p>
        </w:tc>
        <w:tc>
          <w:tcPr>
            <w:tcW w:w="2268" w:type="dxa"/>
          </w:tcPr>
          <w:p w14:paraId="4582A9A0" w14:textId="77777777" w:rsidR="00D20388" w:rsidRPr="00D20388" w:rsidRDefault="00D20388" w:rsidP="007F5D4D">
            <w:pP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20388" w:rsidRPr="00D20388" w14:paraId="3FE1953D" w14:textId="40B22EB3" w:rsidTr="00D20388">
        <w:tc>
          <w:tcPr>
            <w:tcW w:w="709" w:type="dxa"/>
          </w:tcPr>
          <w:p w14:paraId="17B9B3F4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14:paraId="4A394DD0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Manajemen Hipo dan Hiperglikemia</w:t>
            </w:r>
          </w:p>
        </w:tc>
        <w:tc>
          <w:tcPr>
            <w:tcW w:w="2268" w:type="dxa"/>
          </w:tcPr>
          <w:p w14:paraId="136B0AEB" w14:textId="2B7A930A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Manajemen Hypoglycemia T2D</w:t>
            </w:r>
          </w:p>
        </w:tc>
        <w:tc>
          <w:tcPr>
            <w:tcW w:w="4111" w:type="dxa"/>
          </w:tcPr>
          <w:p w14:paraId="0C8E917F" w14:textId="50D570F0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Jangan abaikan t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-t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gula darah rendah! Jika merasa gemetar, berkeringat dingin, lemas tau pusing, segera cek gula darah, jika rendah segera konsumsi 1 sendok makan madu atau</w:t>
            </w:r>
            <w:r w:rsidR="00F9685D">
              <w:rPr>
                <w:rFonts w:cstheme="minorHAnsi"/>
                <w:color w:val="000000" w:themeColor="text1"/>
                <w:sz w:val="24"/>
                <w:szCs w:val="24"/>
              </w:rPr>
              <w:t xml:space="preserve"> makan permen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</w:p>
        </w:tc>
        <w:tc>
          <w:tcPr>
            <w:tcW w:w="567" w:type="dxa"/>
          </w:tcPr>
          <w:p w14:paraId="7F8E0677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989047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2FB734C6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706A4C" w14:textId="431D8CB2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5721C6D1" w14:textId="5FAB60B4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45D521DB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1C80B7E9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1C27F6" w14:textId="4CA9C3A3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0EB65F20" w14:textId="275A78C9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67C6FEE4" w14:textId="056BF6CA" w:rsidTr="00D20388">
        <w:tc>
          <w:tcPr>
            <w:tcW w:w="709" w:type="dxa"/>
          </w:tcPr>
          <w:p w14:paraId="4C272D89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0ABB96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CB22AA" w14:textId="260BEA68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Manajemen Hiperglikemi</w:t>
            </w:r>
          </w:p>
        </w:tc>
        <w:tc>
          <w:tcPr>
            <w:tcW w:w="4111" w:type="dxa"/>
          </w:tcPr>
          <w:p w14:paraId="6FFD9DEF" w14:textId="5D6A3065" w:rsidR="0041483F" w:rsidRPr="00D20388" w:rsidRDefault="009E296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 w:rsidR="0041483F"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Gula darah tinggi bisa berbahaya jika dibiarkan. Jika merasa sering haus, sering buang air kecil, Lelah atau penglihatan buram, segera cek gula darah/ pastikan cukup minum air putih, cek dosis obat dan insulin. Jika masih tinggi segera </w:t>
            </w:r>
            <w:r w:rsidR="00F9685D">
              <w:rPr>
                <w:rFonts w:cstheme="minorHAnsi"/>
                <w:color w:val="000000" w:themeColor="text1"/>
                <w:sz w:val="24"/>
                <w:szCs w:val="24"/>
              </w:rPr>
              <w:t>temui tanaga kesehatan.</w:t>
            </w:r>
          </w:p>
        </w:tc>
        <w:tc>
          <w:tcPr>
            <w:tcW w:w="567" w:type="dxa"/>
          </w:tcPr>
          <w:p w14:paraId="04B72173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FAF301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15EEC9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7665DE" w14:textId="2115A5B4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27070F91" w14:textId="5682A462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54ECF95B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26EB75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4A23A159" w14:textId="6CE93411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19E764A6" w14:textId="4DCF82EF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07CB53DB" w14:textId="5D0CEFCC" w:rsidTr="00D20388">
        <w:tc>
          <w:tcPr>
            <w:tcW w:w="709" w:type="dxa"/>
          </w:tcPr>
          <w:p w14:paraId="582D60FF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5FEEED41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SMBG</w:t>
            </w:r>
          </w:p>
        </w:tc>
        <w:tc>
          <w:tcPr>
            <w:tcW w:w="2268" w:type="dxa"/>
          </w:tcPr>
          <w:p w14:paraId="6C10AF8D" w14:textId="77777777" w:rsidR="0041483F" w:rsidRPr="00D20388" w:rsidRDefault="0041483F" w:rsidP="00D20388">
            <w:pPr>
              <w:tabs>
                <w:tab w:val="left" w:pos="461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Pemantauan gula darah secara mandiri</w:t>
            </w:r>
          </w:p>
        </w:tc>
        <w:tc>
          <w:tcPr>
            <w:tcW w:w="4111" w:type="dxa"/>
          </w:tcPr>
          <w:p w14:paraId="572BA55D" w14:textId="2870422D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"Pemantauan glukosa darah memberikan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kendali atas kondisi diabetes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. Dengan data yang akurat,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dapat memahami bagaimana tubuh merespons makanan, obat-obatan, dan aktivitas harian."</w:t>
            </w:r>
          </w:p>
        </w:tc>
        <w:tc>
          <w:tcPr>
            <w:tcW w:w="567" w:type="dxa"/>
          </w:tcPr>
          <w:p w14:paraId="6E4857C1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0B26BF9F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30CC60BB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A7AD91" w14:textId="3E852216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7ADAB3A7" w14:textId="14796E14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332AFBBD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1308550F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B3DA4B" w14:textId="11809EB4" w:rsidR="0041483F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5458477D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54508B45" w14:textId="59BB7334" w:rsidTr="00D20388">
        <w:tc>
          <w:tcPr>
            <w:tcW w:w="709" w:type="dxa"/>
            <w:vMerge w:val="restart"/>
          </w:tcPr>
          <w:p w14:paraId="1E5CB5B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276" w:type="dxa"/>
            <w:vMerge w:val="restart"/>
          </w:tcPr>
          <w:p w14:paraId="65B37642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Perawatan Kaki</w:t>
            </w:r>
          </w:p>
        </w:tc>
        <w:tc>
          <w:tcPr>
            <w:tcW w:w="2268" w:type="dxa"/>
          </w:tcPr>
          <w:p w14:paraId="30CCA0D6" w14:textId="3EE398A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Pemeriksaan kaki sendiri</w:t>
            </w:r>
          </w:p>
        </w:tc>
        <w:tc>
          <w:tcPr>
            <w:tcW w:w="4111" w:type="dxa"/>
          </w:tcPr>
          <w:p w14:paraId="354309EF" w14:textId="6BD4DFAE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"Dengan memeriksa kaki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setiap hari,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dapat mendeteksi luka atau infeksi sejak dini, sehingga pengobatan bisa dilakukan lebih cepat untuk mencegah komplikasi serius."</w:t>
            </w:r>
          </w:p>
        </w:tc>
        <w:tc>
          <w:tcPr>
            <w:tcW w:w="567" w:type="dxa"/>
          </w:tcPr>
          <w:p w14:paraId="190CFB0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A5F9E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02C9E7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088931" w14:textId="0E552407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0BB013AA" w14:textId="7353E2B4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7CEF2876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F0308C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836A77" w14:textId="742CFC23" w:rsidR="00D20388" w:rsidRPr="00D20388" w:rsidRDefault="00351B8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073F883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23AF7AA3" w14:textId="7AFC7B4D" w:rsidTr="00D20388">
        <w:tc>
          <w:tcPr>
            <w:tcW w:w="709" w:type="dxa"/>
            <w:vMerge/>
          </w:tcPr>
          <w:p w14:paraId="120C0E2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738754B1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9C8ED6F" w14:textId="7C72A74D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Teknik ppotong kuku</w:t>
            </w:r>
          </w:p>
        </w:tc>
        <w:tc>
          <w:tcPr>
            <w:tcW w:w="4111" w:type="dxa"/>
          </w:tcPr>
          <w:p w14:paraId="1C497ACA" w14:textId="15FA53CF" w:rsidR="00D20388" w:rsidRPr="00D20388" w:rsidRDefault="00F9685D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"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Pastikan memotong kuku dengan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benar,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agar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kuku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tidak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tumbuh ke dalam kulit,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dan Anda dapat terhindar dari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rasa sakit, infeksi,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ataupun 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komplikasi serius seperti abses."</w:t>
            </w:r>
          </w:p>
        </w:tc>
        <w:tc>
          <w:tcPr>
            <w:tcW w:w="567" w:type="dxa"/>
          </w:tcPr>
          <w:p w14:paraId="10BE2BF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00886CF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014F13" w14:textId="7CCAF115" w:rsidR="00D20388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567" w:type="dxa"/>
          </w:tcPr>
          <w:p w14:paraId="374370D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</w:tcPr>
          <w:p w14:paraId="02ADBF02" w14:textId="108FB4A2" w:rsidR="00D20388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5E855EA1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3D8C3B74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1B060" w14:textId="74116405" w:rsidR="00D20388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4333B397" w14:textId="77777777" w:rsidR="00E2425D" w:rsidRDefault="00E2425D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3132F96" w14:textId="163E46E3" w:rsidR="00E2425D" w:rsidRPr="00D20388" w:rsidRDefault="00E2425D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5F5DC52D" w14:textId="521555A6" w:rsidTr="00D20388">
        <w:tc>
          <w:tcPr>
            <w:tcW w:w="709" w:type="dxa"/>
            <w:vMerge/>
          </w:tcPr>
          <w:p w14:paraId="1E008D5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163C13EF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D587ED" w14:textId="54C86665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Penggunaan alasa kaki yang tepat</w:t>
            </w:r>
          </w:p>
        </w:tc>
        <w:tc>
          <w:tcPr>
            <w:tcW w:w="4111" w:type="dxa"/>
          </w:tcPr>
          <w:p w14:paraId="2FCC493E" w14:textId="2BDBBE72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"Pastikan sepatu pas di kaki 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anda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, tidak terlalu sempit atau longgar untuk menghindari iritasi."</w:t>
            </w:r>
          </w:p>
        </w:tc>
        <w:tc>
          <w:tcPr>
            <w:tcW w:w="567" w:type="dxa"/>
          </w:tcPr>
          <w:p w14:paraId="7358F448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B668A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56CCBE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F97036" w14:textId="5A37045C" w:rsidR="00D20388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00C1E314" w14:textId="0BAF10AC" w:rsidR="00D20388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2931391A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6068752F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647025" w14:textId="561F4264" w:rsidR="00D20388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1783981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D20388" w:rsidRPr="00D20388" w14:paraId="53593B22" w14:textId="313A5303" w:rsidTr="00D20388">
        <w:tc>
          <w:tcPr>
            <w:tcW w:w="709" w:type="dxa"/>
            <w:vMerge/>
          </w:tcPr>
          <w:p w14:paraId="735B4725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14:paraId="0FC54929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E9460F8" w14:textId="777B6277" w:rsidR="00D20388" w:rsidRPr="00D20388" w:rsidRDefault="00D20388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Perawatan luka di rumah</w:t>
            </w:r>
          </w:p>
        </w:tc>
        <w:tc>
          <w:tcPr>
            <w:tcW w:w="4111" w:type="dxa"/>
          </w:tcPr>
          <w:p w14:paraId="3D58D0FA" w14:textId="5D65C89D" w:rsidR="00D20388" w:rsidRPr="00D20388" w:rsidRDefault="00F9685D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Perawatan luka yang tepat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m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embantu luka </w:t>
            </w:r>
            <w:r w:rsidRPr="00D20388">
              <w:rPr>
                <w:rStyle w:val="Strong"/>
                <w:rFonts w:cstheme="minorHAnsi"/>
                <w:b w:val="0"/>
                <w:bCs w:val="0"/>
                <w:color w:val="000000" w:themeColor="text1"/>
                <w:sz w:val="24"/>
                <w:szCs w:val="24"/>
              </w:rPr>
              <w:t>lebih cepat sembuh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 xml:space="preserve"> dan </w:t>
            </w:r>
            <w:r w:rsidRPr="00D20388">
              <w:rPr>
                <w:rStyle w:val="Strong"/>
                <w:rFonts w:cstheme="minorHAnsi"/>
                <w:b w:val="0"/>
                <w:bCs w:val="0"/>
                <w:color w:val="000000" w:themeColor="text1"/>
                <w:sz w:val="24"/>
                <w:szCs w:val="24"/>
              </w:rPr>
              <w:t>mencegah infeksi</w:t>
            </w:r>
            <w:r>
              <w:t>.”</w:t>
            </w:r>
          </w:p>
        </w:tc>
        <w:tc>
          <w:tcPr>
            <w:tcW w:w="567" w:type="dxa"/>
          </w:tcPr>
          <w:p w14:paraId="2E6AF96B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B23675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dxa"/>
          </w:tcPr>
          <w:p w14:paraId="4F1897EB" w14:textId="52F71709" w:rsidR="00D20388" w:rsidRPr="00D20388" w:rsidRDefault="00E2425D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567" w:type="dxa"/>
          </w:tcPr>
          <w:p w14:paraId="7D88EE9B" w14:textId="68AD14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25" w:type="dxa"/>
          </w:tcPr>
          <w:p w14:paraId="137558C8" w14:textId="08C27612" w:rsidR="00D20388" w:rsidRPr="00D20388" w:rsidRDefault="00EE4526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709" w:type="dxa"/>
          </w:tcPr>
          <w:p w14:paraId="17DBBC1D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dxa"/>
          </w:tcPr>
          <w:p w14:paraId="63CC54A3" w14:textId="77777777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30D7E295" w14:textId="273838ED" w:rsidR="00D20388" w:rsidRPr="00D20388" w:rsidRDefault="00EE4526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2268" w:type="dxa"/>
          </w:tcPr>
          <w:p w14:paraId="258F5CC7" w14:textId="24CE2A4B" w:rsidR="00D20388" w:rsidRPr="00D20388" w:rsidRDefault="00D20388" w:rsidP="007F5D4D">
            <w:pPr>
              <w:rPr>
                <w:rFonts w:cstheme="minorHAnsi"/>
                <w:color w:val="000000" w:themeColor="text1"/>
              </w:rPr>
            </w:pPr>
          </w:p>
        </w:tc>
      </w:tr>
      <w:tr w:rsidR="00D20388" w:rsidRPr="00D20388" w14:paraId="762AFE38" w14:textId="07E70B19" w:rsidTr="00D20388">
        <w:tc>
          <w:tcPr>
            <w:tcW w:w="709" w:type="dxa"/>
          </w:tcPr>
          <w:p w14:paraId="213E7B7E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75145914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Manajemen Stress</w:t>
            </w:r>
          </w:p>
        </w:tc>
        <w:tc>
          <w:tcPr>
            <w:tcW w:w="2268" w:type="dxa"/>
          </w:tcPr>
          <w:p w14:paraId="28AA38F9" w14:textId="77777777" w:rsidR="0041483F" w:rsidRPr="00D20388" w:rsidRDefault="0041483F" w:rsidP="00D2038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Teknik mengelola stress pasien DMT2</w:t>
            </w:r>
          </w:p>
        </w:tc>
        <w:tc>
          <w:tcPr>
            <w:tcW w:w="4111" w:type="dxa"/>
          </w:tcPr>
          <w:p w14:paraId="255860BB" w14:textId="2594AB77" w:rsidR="0041483F" w:rsidRPr="00D20388" w:rsidRDefault="009E296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 w:rsidR="0041483F" w:rsidRPr="00D20388">
              <w:rPr>
                <w:rFonts w:cstheme="minorHAnsi"/>
                <w:color w:val="000000" w:themeColor="text1"/>
                <w:sz w:val="24"/>
                <w:szCs w:val="24"/>
              </w:rPr>
              <w:t>Stres yang dibiarkan bisa memperburuk kondisi diabetes. Tenangkan diri, kelola stres dengan cara positif, dan tetap jaga semangat untuk hidup sehat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”</w:t>
            </w:r>
          </w:p>
        </w:tc>
        <w:tc>
          <w:tcPr>
            <w:tcW w:w="567" w:type="dxa"/>
          </w:tcPr>
          <w:p w14:paraId="6EF0EAB6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545EE8C6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dxa"/>
          </w:tcPr>
          <w:p w14:paraId="0FD11DED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dxa"/>
          </w:tcPr>
          <w:p w14:paraId="6475CEE2" w14:textId="32ECB244" w:rsidR="0041483F" w:rsidRPr="00D20388" w:rsidRDefault="00EE4526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425" w:type="dxa"/>
          </w:tcPr>
          <w:p w14:paraId="07FC328A" w14:textId="3D7FB032" w:rsidR="0041483F" w:rsidRPr="00D20388" w:rsidRDefault="00EE4526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709" w:type="dxa"/>
          </w:tcPr>
          <w:p w14:paraId="712B828A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67" w:type="dxa"/>
          </w:tcPr>
          <w:p w14:paraId="2D3BE0FE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709" w:type="dxa"/>
          </w:tcPr>
          <w:p w14:paraId="6D3349A9" w14:textId="669751AB" w:rsidR="0041483F" w:rsidRPr="00D20388" w:rsidRDefault="00EE4526" w:rsidP="007F5D4D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</w:t>
            </w:r>
          </w:p>
        </w:tc>
        <w:tc>
          <w:tcPr>
            <w:tcW w:w="2268" w:type="dxa"/>
          </w:tcPr>
          <w:p w14:paraId="45A17887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</w:rPr>
            </w:pPr>
          </w:p>
        </w:tc>
      </w:tr>
      <w:tr w:rsidR="00D20388" w:rsidRPr="00D20388" w14:paraId="41E5409C" w14:textId="5E99A098" w:rsidTr="00D20388">
        <w:tc>
          <w:tcPr>
            <w:tcW w:w="709" w:type="dxa"/>
          </w:tcPr>
          <w:p w14:paraId="6A67A526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276" w:type="dxa"/>
          </w:tcPr>
          <w:p w14:paraId="253797EB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Pengobatan</w:t>
            </w:r>
          </w:p>
        </w:tc>
        <w:tc>
          <w:tcPr>
            <w:tcW w:w="2268" w:type="dxa"/>
          </w:tcPr>
          <w:p w14:paraId="60CBE889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Manajemen Penggunaan Obat</w:t>
            </w:r>
          </w:p>
        </w:tc>
        <w:tc>
          <w:tcPr>
            <w:tcW w:w="4111" w:type="dxa"/>
          </w:tcPr>
          <w:p w14:paraId="09A4CBA1" w14:textId="0A8B8693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"Minum obat sesuai jadwal yang telah ditentukan dokter sangat penting</w:t>
            </w:r>
            <w:r w:rsidR="009E2966">
              <w:rPr>
                <w:rFonts w:cstheme="minorHAnsi"/>
                <w:color w:val="000000" w:themeColor="text1"/>
                <w:sz w:val="24"/>
                <w:szCs w:val="24"/>
              </w:rPr>
              <w:t>, m</w:t>
            </w:r>
            <w:r w:rsidRPr="00D20388">
              <w:rPr>
                <w:rFonts w:cstheme="minorHAnsi"/>
                <w:color w:val="000000" w:themeColor="text1"/>
                <w:sz w:val="24"/>
                <w:szCs w:val="24"/>
              </w:rPr>
              <w:t>engabaikan dosis atau meminumnya pada waktu yang tidak teratur dapat mengganggu pengendalian gula darah."</w:t>
            </w:r>
          </w:p>
        </w:tc>
        <w:tc>
          <w:tcPr>
            <w:tcW w:w="567" w:type="dxa"/>
          </w:tcPr>
          <w:p w14:paraId="003C2CA6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2C6479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78AB4868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5E05AD33" w14:textId="5624EF5A" w:rsidR="0041483F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425" w:type="dxa"/>
          </w:tcPr>
          <w:p w14:paraId="37CDAB4D" w14:textId="61FF2E8E" w:rsidR="0041483F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09" w:type="dxa"/>
          </w:tcPr>
          <w:p w14:paraId="683174F3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</w:tcPr>
          <w:p w14:paraId="4C606F29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14:paraId="2A954C6A" w14:textId="15A9D5C8" w:rsidR="0041483F" w:rsidRPr="00D20388" w:rsidRDefault="00EE4526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46B2C0FC" w14:textId="77777777" w:rsidR="0041483F" w:rsidRPr="00D20388" w:rsidRDefault="0041483F" w:rsidP="007F5D4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5A15B009" w14:textId="330B675B" w:rsidR="0041483F" w:rsidRDefault="0041483F" w:rsidP="000B16D5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14:paraId="5788DFBB" w14:textId="38FBE253" w:rsidR="00D7771C" w:rsidRDefault="00D7771C" w:rsidP="000B16D5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14:paraId="32265861" w14:textId="04194CFF" w:rsidR="00D7771C" w:rsidRDefault="00D7771C" w:rsidP="000B16D5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14:paraId="59AB7840" w14:textId="77777777" w:rsidR="00D7771C" w:rsidRDefault="00D7771C" w:rsidP="000B16D5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14:paraId="40623648" w14:textId="021B9992" w:rsidR="00C45EEC" w:rsidRPr="00C45EEC" w:rsidRDefault="00C45EEC" w:rsidP="000B16D5">
      <w:pPr>
        <w:spacing w:line="240" w:lineRule="auto"/>
        <w:rPr>
          <w:rFonts w:cstheme="minorHAnsi"/>
          <w:b/>
          <w:bCs/>
          <w:caps/>
          <w:color w:val="000000" w:themeColor="text1"/>
          <w:sz w:val="24"/>
          <w:szCs w:val="24"/>
        </w:rPr>
      </w:pPr>
      <w:r w:rsidRPr="00C45EEC">
        <w:rPr>
          <w:rFonts w:cstheme="minorHAnsi"/>
          <w:b/>
          <w:bCs/>
          <w:caps/>
          <w:color w:val="000000" w:themeColor="text1"/>
          <w:sz w:val="24"/>
          <w:szCs w:val="24"/>
        </w:rPr>
        <w:t>Daftar Referensi</w:t>
      </w:r>
    </w:p>
    <w:p w14:paraId="00586D82" w14:textId="2CEFF56F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fldChar w:fldCharType="begin" w:fldLock="1"/>
      </w:r>
      <w:r>
        <w:rPr>
          <w:rFonts w:cstheme="minorHAnsi"/>
          <w:color w:val="000000" w:themeColor="text1"/>
          <w:sz w:val="24"/>
          <w:szCs w:val="24"/>
        </w:rPr>
        <w:instrText xml:space="preserve">ADDIN Mendeley Bibliography CSL_BIBLIOGRAPHY </w:instrText>
      </w:r>
      <w:r>
        <w:rPr>
          <w:rFonts w:cstheme="minorHAnsi"/>
          <w:color w:val="000000" w:themeColor="text1"/>
          <w:sz w:val="24"/>
          <w:szCs w:val="24"/>
        </w:rPr>
        <w:fldChar w:fldCharType="separate"/>
      </w:r>
      <w:r w:rsidRPr="00C45EEC">
        <w:rPr>
          <w:rFonts w:ascii="Calibri" w:hAnsi="Calibri" w:cs="Calibri"/>
          <w:noProof/>
          <w:sz w:val="24"/>
          <w:szCs w:val="24"/>
        </w:rPr>
        <w:t>1.</w:t>
      </w:r>
      <w:r w:rsidRPr="00C45EEC">
        <w:rPr>
          <w:rFonts w:ascii="Calibri" w:hAnsi="Calibri" w:cs="Calibri"/>
          <w:noProof/>
          <w:sz w:val="24"/>
          <w:szCs w:val="24"/>
        </w:rPr>
        <w:tab/>
        <w:t>PERKENI. Pedoman Pengelolaan dan Pencegahan Diabetes Melitus Tipe 2 Dewasa di Indonesia 2021. Glob Initiat Asthma [Internet]. 2021;46. Available from: www.ginasthma.org.</w:t>
      </w:r>
    </w:p>
    <w:p w14:paraId="5B6DC96D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Smeltzer S, Bare B. Keperawatan Medikal Bedah Bruner &amp; Suddarth. 8th ed. Pakaryaningsih Endah EM, editor. Jakarta; 2002. </w:t>
      </w:r>
    </w:p>
    <w:p w14:paraId="1DD53318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3.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Tandra H. Penderita diabetes boleh makan apa saja. PT Gramedia Pustaka Utama. Jakarta; 2020. </w:t>
      </w:r>
    </w:p>
    <w:p w14:paraId="1715CF14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4.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Sunita Almatsier. Penuntun Diet - Edisi Baru. Gramedia Pustaka Utama.; 2004. </w:t>
      </w:r>
    </w:p>
    <w:p w14:paraId="3AB5DDF3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5.</w:t>
      </w:r>
      <w:r w:rsidRPr="00C45EEC">
        <w:rPr>
          <w:rFonts w:ascii="Calibri" w:hAnsi="Calibri" w:cs="Calibri"/>
          <w:noProof/>
          <w:sz w:val="24"/>
          <w:szCs w:val="24"/>
        </w:rPr>
        <w:tab/>
        <w:t>ADA. American Dietetics Association. 2020. What is the Diabetes Plate? American Diabetes Association. Available from: https://diabetesfoodhub.org/blog/what-diabetes-plate</w:t>
      </w:r>
    </w:p>
    <w:p w14:paraId="6E108925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6.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Food and Nutrition Board, Institute of Medicine, National Academies. Dietary Reference Intakes (DRIs): Recommended Dietary Allowances and Adequate Intakes, Vitamins Food and Nutrition. Food and Nutrition Board, Institute of Medicine, National Academics. 2011. 1–8 p. </w:t>
      </w:r>
    </w:p>
    <w:p w14:paraId="0B6A306E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7.</w:t>
      </w:r>
      <w:r w:rsidRPr="00C45EEC">
        <w:rPr>
          <w:rFonts w:ascii="Calibri" w:hAnsi="Calibri" w:cs="Calibri"/>
          <w:noProof/>
          <w:sz w:val="24"/>
          <w:szCs w:val="24"/>
        </w:rPr>
        <w:tab/>
        <w:t>American Diabetes Association. Nutrition for Life: Healthy Ways to Cook and Season Your Food. Am Diabetes Assoc [Internet]. 2023; Available from: https://professional.diabetes.org/sites/dpro/files/2023-12/healthy_ways_to_cook_and_season_food.pdf</w:t>
      </w:r>
    </w:p>
    <w:p w14:paraId="03D0934D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8.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Touhamy Ii S, Palepu K, Karan A, Hootman KC, Riad J, Sripadrao S, et al. Carbohydrates-Last Food Order Improves Time in Range and Reduces Glycemic  Variability. Vol. 48, Diabetes care. United States; 2025. p. e15–6. </w:t>
      </w:r>
    </w:p>
    <w:p w14:paraId="73AFB24F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9.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Shukla AP, Andono J, Touhamy SH, Casper A, Iliescu RG, Mauer E, et al. Carbohydrate-last meal pattern lowers postprandial glucose and insulin excursions  in type 2 diabetes. BMJ open diabetes Res care. 2017;5(1):e000440. </w:t>
      </w:r>
    </w:p>
    <w:p w14:paraId="36586986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10.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Imai S, Kajiyama S, Hashimoto Y, Nitta A, Miyawaki T, Matsumoto S, et al. Consuming snacks mid-afternoon compared with just after lunch improves mean  amplitude of glycaemic excursions in patients with type 2 diabetes: A randomized crossover clinical trial. Diabetes Metab. 2018 Dec;44(6):482–7. </w:t>
      </w:r>
    </w:p>
    <w:p w14:paraId="78D51803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11.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Wulansari A, Luthfinnisa FA, Uyun F, Retnoningrum D, Rahmi FL, Wildan A. Pengaruh lama mengunyah terhadap kadar glukosa postprandial dewasa obesitas. J Gizi Indones. 2020;8(1):24. </w:t>
      </w:r>
    </w:p>
    <w:p w14:paraId="22071F3B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12.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Sato A, Ohtsuka Y, Yamanaka Y. Morning Mastication Enhances Postprandial Glucose Metabolism in Healthy Young  Subjects. Tohoku J Exp Med. 2019 Nov;249(3):193–201. </w:t>
      </w:r>
    </w:p>
    <w:p w14:paraId="0645E2E5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13.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PERKENI. Pedoman Petunjuk Praktis Terapi Insulin Pada Pasien Diabetes Mellitus 2021. Pb Perkeni. 2021;1–70. </w:t>
      </w:r>
    </w:p>
    <w:p w14:paraId="421E111B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14.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American Diabetes Association. Quit Smoking _ ADA. 2026. </w:t>
      </w:r>
    </w:p>
    <w:p w14:paraId="16830F34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15.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Willi C, Bodenmann P, Ghali WA, Faris PD, Cornuz J. Active smoking and the risk of type 2 diabetes: a systematic review and  meta-analysis. JAMA. 2007 </w:t>
      </w:r>
      <w:r w:rsidRPr="00C45EEC">
        <w:rPr>
          <w:rFonts w:ascii="Calibri" w:hAnsi="Calibri" w:cs="Calibri"/>
          <w:noProof/>
          <w:sz w:val="24"/>
          <w:szCs w:val="24"/>
        </w:rPr>
        <w:lastRenderedPageBreak/>
        <w:t xml:space="preserve">Dec;298(22):2654–64. </w:t>
      </w:r>
    </w:p>
    <w:p w14:paraId="3CEB01ED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16.</w:t>
      </w:r>
      <w:r w:rsidRPr="00C45EEC">
        <w:rPr>
          <w:rFonts w:ascii="Calibri" w:hAnsi="Calibri" w:cs="Calibri"/>
          <w:noProof/>
          <w:sz w:val="24"/>
          <w:szCs w:val="24"/>
        </w:rPr>
        <w:tab/>
        <w:t>Colberg SR, Sigal RJ, Yardley JE, Riddell MC, Dunstan DW, Dempsey PC, et al. Physical Activity/Exercise and Diabetes: A Position Statement of the American Diabetes Association. Diabetes Care [Internet]. 2016 Oct 11;39(11):2065–79. Available from: https://doi.org/10.2337/dc16-1728</w:t>
      </w:r>
    </w:p>
    <w:p w14:paraId="1EB5B83E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17.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Kshanti IAM, Wibudi A, Sibaani RP, Saraswati MR, Dwipayana IMP, Mahmudji HA, et al. Pedoman Pemantauan Glukosa Darah Mandiri. Perkumpulan Endokrinologi Indonesia. 2019. 28 halaman. </w:t>
      </w:r>
    </w:p>
    <w:p w14:paraId="3C69DF84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18.</w:t>
      </w:r>
      <w:r w:rsidRPr="00C45EEC">
        <w:rPr>
          <w:rFonts w:ascii="Calibri" w:hAnsi="Calibri" w:cs="Calibri"/>
          <w:noProof/>
          <w:sz w:val="24"/>
          <w:szCs w:val="24"/>
        </w:rPr>
        <w:tab/>
        <w:t>Ida AMK. Pedoman Pemantauan Glukosa Darah Mandiri. PB Perkeni [Internet]. 2021;1–36. Available from: https://pbperkeni.or.id/wp-content/uploads/2021/11/22-10-21-Website-Pedoman-Pemantauan-Glukosa-Darah-Mandiri-Ebook.pdf</w:t>
      </w:r>
    </w:p>
    <w:p w14:paraId="44B09F3F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19.</w:t>
      </w:r>
      <w:r w:rsidRPr="00C45EEC">
        <w:rPr>
          <w:rFonts w:ascii="Calibri" w:hAnsi="Calibri" w:cs="Calibri"/>
          <w:noProof/>
          <w:sz w:val="24"/>
          <w:szCs w:val="24"/>
        </w:rPr>
        <w:tab/>
        <w:t>Kemenkes RI. Gerakan senam Kaki Diabetes [Internet]. Artikel Direktorat Jenderal Kesehatan Lanjutan. 2023. Available from: https://keslan.kemkes.go.id/view_artikel/2759/cegah-sebelum-terlambat-diabetic-foot-ulcer</w:t>
      </w:r>
    </w:p>
    <w:p w14:paraId="46DA1AFD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20.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Suhertini C, Subandi S. Senam Kaki Efektif Mengobati Neuropati Diabetik pada Penderita Diabetes Mellitus. Vol. 7, Jurnal Kesehatan. 2016. p. 480. </w:t>
      </w:r>
    </w:p>
    <w:p w14:paraId="384A335A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21.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Suharyo Hadisaputro. Buku Panduan Senam Kaki Diabetic Dan Foot Massage Terhadap ABI (Ankle Brachial Index) Pada Penderita Diabetes Melitus Tipe II. 1st ed. Philadelphia, Pennsylvania: Politeknik Kesehatan Kemenkes Semarang.; 2021. </w:t>
      </w:r>
    </w:p>
    <w:p w14:paraId="11A0DC90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22.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Rumat. Cara Merawat Luka Diabetes Agar Cepat Sembuh di Rumah. </w:t>
      </w:r>
    </w:p>
    <w:p w14:paraId="633A441F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23.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Ibrahim A. IDF Clinical Practice Recommendation on the Diabetic Foot: A guide for healthcare professionals. Vol. 127, Diabetes Research and Clinical Practice. 2017. 285–287 p. </w:t>
      </w:r>
    </w:p>
    <w:p w14:paraId="4D5441DC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24.</w:t>
      </w:r>
      <w:r w:rsidRPr="00C45EEC">
        <w:rPr>
          <w:rFonts w:ascii="Calibri" w:hAnsi="Calibri" w:cs="Calibri"/>
          <w:noProof/>
          <w:sz w:val="24"/>
          <w:szCs w:val="24"/>
        </w:rPr>
        <w:tab/>
        <w:t>Services. USD of H and H. FOOT CARE FOR A LIFETIME. 2013; Available from: https://pbperkeni.or.id/wp-content/uploads/2021/11/22-10-21-Website-Pedoman-Pemantauan-Glukosa-Darah-Mandiri-Ebook.pdf</w:t>
      </w:r>
    </w:p>
    <w:p w14:paraId="346F84A4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25.</w:t>
      </w:r>
      <w:r w:rsidRPr="00C45EEC">
        <w:rPr>
          <w:rFonts w:ascii="Calibri" w:hAnsi="Calibri" w:cs="Calibri"/>
          <w:noProof/>
          <w:sz w:val="24"/>
          <w:szCs w:val="24"/>
        </w:rPr>
        <w:tab/>
        <w:t>American Diabetes Association. Standar Of Care Diabetes 2025 [Internet]. Vol. 48, The journal of clinical an applied research an education. 2025. p. s1–352. Available from: https://professional.diabetes.org/standards-of-care</w:t>
      </w:r>
    </w:p>
    <w:p w14:paraId="35405AC0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26.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Surwit RS, van Tilburg MAL, Zucker N, McCaskill CC, Parekh P, Feinglos MN, et al. Stress management improves long-term glycemic control in type 2 diabetes. Diabetes Care. 2002 Jan;25(1):30–4. </w:t>
      </w:r>
    </w:p>
    <w:p w14:paraId="00E6430F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27.</w:t>
      </w:r>
      <w:r w:rsidRPr="00C45EEC">
        <w:rPr>
          <w:rFonts w:ascii="Calibri" w:hAnsi="Calibri" w:cs="Calibri"/>
          <w:noProof/>
          <w:sz w:val="24"/>
          <w:szCs w:val="24"/>
        </w:rPr>
        <w:tab/>
        <w:t>Noordali  Farhan, Cumming  Jennifer, Thompson  Janice L. Effectiveness of Mindfulness-based interventions on physiological and psychological complications in adults with diabetes: A systematic review. J Health Psychol [Internet]. 2015 Dec 30;22(8):965–83. Available from: https://doi.org/10.1177/1359105315620293</w:t>
      </w:r>
    </w:p>
    <w:p w14:paraId="1CA7389E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28.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Liu Z, Sang X, Liu Y, Yu C, Wan H. Effect of psychological intervention on glycemic control in middle-aged and elderly patients with type 2 diabetes mellitus: A </w:t>
      </w:r>
      <w:r w:rsidRPr="00C45EEC">
        <w:rPr>
          <w:rFonts w:ascii="Calibri" w:hAnsi="Calibri" w:cs="Calibri"/>
          <w:noProof/>
          <w:sz w:val="24"/>
          <w:szCs w:val="24"/>
        </w:rPr>
        <w:lastRenderedPageBreak/>
        <w:t>systematic review and meta-analysis. Prim Care Diabetes [Internet]. 2024;18(6):574–81. Available from: https://www.sciencedirect.com/science/article/pii/S1751991824001943</w:t>
      </w:r>
    </w:p>
    <w:p w14:paraId="5633D8A5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29.</w:t>
      </w:r>
      <w:r w:rsidRPr="00C45EEC">
        <w:rPr>
          <w:rFonts w:ascii="Calibri" w:hAnsi="Calibri" w:cs="Calibri"/>
          <w:noProof/>
          <w:sz w:val="24"/>
          <w:szCs w:val="24"/>
        </w:rPr>
        <w:tab/>
        <w:t>Kemenkes TKPI. Tabel Komposisi Pangan Indonesia (TKPI) 2019, Data Kemenkes - hal 1 | Andra Farm [Internet]. Kemenkes RI. 2019. Available from: https://www.andrafarm.co.id/_andra.php?_i=daftar-tkpi&amp;sby=000000</w:t>
      </w:r>
    </w:p>
    <w:p w14:paraId="1E0B0FB7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30.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Sh S, Hsu YY, Toobert DJ, Wang ST. The Validity and Reliability of The Summary of Diabetes Self-Care Activities Questionnaire: An Indonesian Version. Indones Nurs J Educ Clin. 2019;4(1):25. </w:t>
      </w:r>
    </w:p>
    <w:p w14:paraId="2966B281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  <w:szCs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31.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Lemmens HJM, Brodsky JB, Bernstein DP. Estimating ideal body weight--a new formula. Obes Surg. 2005 Aug;15(7):1082–3. </w:t>
      </w:r>
    </w:p>
    <w:p w14:paraId="63DABC3A" w14:textId="77777777" w:rsidR="00C45EEC" w:rsidRPr="00C45EEC" w:rsidRDefault="00C45EEC" w:rsidP="00C45EEC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Calibri" w:hAnsi="Calibri" w:cs="Calibri"/>
          <w:noProof/>
          <w:sz w:val="24"/>
        </w:rPr>
      </w:pPr>
      <w:r w:rsidRPr="00C45EEC">
        <w:rPr>
          <w:rFonts w:ascii="Calibri" w:hAnsi="Calibri" w:cs="Calibri"/>
          <w:noProof/>
          <w:sz w:val="24"/>
          <w:szCs w:val="24"/>
        </w:rPr>
        <w:t>32.</w:t>
      </w:r>
      <w:r w:rsidRPr="00C45EEC">
        <w:rPr>
          <w:rFonts w:ascii="Calibri" w:hAnsi="Calibri" w:cs="Calibri"/>
          <w:noProof/>
          <w:sz w:val="24"/>
          <w:szCs w:val="24"/>
        </w:rPr>
        <w:tab/>
        <w:t xml:space="preserve">Persadia. Modul persadia: NUTRISI PADA DIABETES MELITUS. Jawa Barat; 2016. </w:t>
      </w:r>
    </w:p>
    <w:p w14:paraId="77DF23BE" w14:textId="69D50A10" w:rsidR="00C45EEC" w:rsidRPr="009B1131" w:rsidRDefault="00C45EEC" w:rsidP="000B16D5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fldChar w:fldCharType="end"/>
      </w:r>
    </w:p>
    <w:sectPr w:rsidR="00C45EEC" w:rsidRPr="009B1131" w:rsidSect="00836A82">
      <w:headerReference w:type="default" r:id="rId8"/>
      <w:pgSz w:w="20160" w:h="12240" w:orient="landscape" w:code="5"/>
      <w:pgMar w:top="1440" w:right="229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D62DC4" w14:textId="77777777" w:rsidR="00115594" w:rsidRDefault="00115594" w:rsidP="00836A82">
      <w:pPr>
        <w:spacing w:after="0" w:line="240" w:lineRule="auto"/>
      </w:pPr>
      <w:r>
        <w:separator/>
      </w:r>
    </w:p>
  </w:endnote>
  <w:endnote w:type="continuationSeparator" w:id="0">
    <w:p w14:paraId="1FC13931" w14:textId="77777777" w:rsidR="00115594" w:rsidRDefault="00115594" w:rsidP="0083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83D00A" w14:textId="77777777" w:rsidR="00115594" w:rsidRDefault="00115594" w:rsidP="00836A82">
      <w:pPr>
        <w:spacing w:after="0" w:line="240" w:lineRule="auto"/>
      </w:pPr>
      <w:r>
        <w:separator/>
      </w:r>
    </w:p>
  </w:footnote>
  <w:footnote w:type="continuationSeparator" w:id="0">
    <w:p w14:paraId="01DB3321" w14:textId="77777777" w:rsidR="00115594" w:rsidRDefault="00115594" w:rsidP="00836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295708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5619D1" w14:textId="3115DDCB" w:rsidR="00836A82" w:rsidRDefault="00836A8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BA0E44" w14:textId="77777777" w:rsidR="00836A82" w:rsidRDefault="00836A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A104D"/>
    <w:multiLevelType w:val="hybridMultilevel"/>
    <w:tmpl w:val="F1366C54"/>
    <w:lvl w:ilvl="0" w:tplc="D1FAEC26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472E"/>
    <w:multiLevelType w:val="multilevel"/>
    <w:tmpl w:val="C90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BDA"/>
    <w:multiLevelType w:val="multilevel"/>
    <w:tmpl w:val="68FE79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61CA"/>
    <w:multiLevelType w:val="multilevel"/>
    <w:tmpl w:val="809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52982"/>
    <w:multiLevelType w:val="multilevel"/>
    <w:tmpl w:val="556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274EB"/>
    <w:multiLevelType w:val="multilevel"/>
    <w:tmpl w:val="DB8C31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D4317"/>
    <w:multiLevelType w:val="multilevel"/>
    <w:tmpl w:val="090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3EE9"/>
    <w:multiLevelType w:val="multilevel"/>
    <w:tmpl w:val="4296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1749"/>
    <w:multiLevelType w:val="multilevel"/>
    <w:tmpl w:val="0F62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34B6C"/>
    <w:multiLevelType w:val="multilevel"/>
    <w:tmpl w:val="ED4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D5FE2"/>
    <w:multiLevelType w:val="multilevel"/>
    <w:tmpl w:val="72A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43851"/>
    <w:multiLevelType w:val="multilevel"/>
    <w:tmpl w:val="502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B0D85"/>
    <w:multiLevelType w:val="multilevel"/>
    <w:tmpl w:val="992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E7F6A"/>
    <w:multiLevelType w:val="hybridMultilevel"/>
    <w:tmpl w:val="ADE24B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01242"/>
    <w:multiLevelType w:val="hybridMultilevel"/>
    <w:tmpl w:val="569C0180"/>
    <w:lvl w:ilvl="0" w:tplc="0590AAA6">
      <w:start w:val="8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204DB5"/>
    <w:multiLevelType w:val="multilevel"/>
    <w:tmpl w:val="BB1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A3BC7"/>
    <w:multiLevelType w:val="hybridMultilevel"/>
    <w:tmpl w:val="D42AE6D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70332F"/>
    <w:multiLevelType w:val="multilevel"/>
    <w:tmpl w:val="9E5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62385"/>
    <w:multiLevelType w:val="multilevel"/>
    <w:tmpl w:val="CBB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641DD"/>
    <w:multiLevelType w:val="multilevel"/>
    <w:tmpl w:val="EFB0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02970"/>
    <w:multiLevelType w:val="multilevel"/>
    <w:tmpl w:val="C1A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A7703"/>
    <w:multiLevelType w:val="multilevel"/>
    <w:tmpl w:val="DBE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B09B2"/>
    <w:multiLevelType w:val="multilevel"/>
    <w:tmpl w:val="290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A2DF5"/>
    <w:multiLevelType w:val="multilevel"/>
    <w:tmpl w:val="A72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54AC9"/>
    <w:multiLevelType w:val="multilevel"/>
    <w:tmpl w:val="9FA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A0BB0"/>
    <w:multiLevelType w:val="multilevel"/>
    <w:tmpl w:val="0D1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F1D3E"/>
    <w:multiLevelType w:val="multilevel"/>
    <w:tmpl w:val="0352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522BD3"/>
    <w:multiLevelType w:val="multilevel"/>
    <w:tmpl w:val="E0E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34EE9"/>
    <w:multiLevelType w:val="hybridMultilevel"/>
    <w:tmpl w:val="F4829F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A0045"/>
    <w:multiLevelType w:val="hybridMultilevel"/>
    <w:tmpl w:val="2C2A97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14615"/>
    <w:multiLevelType w:val="multilevel"/>
    <w:tmpl w:val="C054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2D007C"/>
    <w:multiLevelType w:val="multilevel"/>
    <w:tmpl w:val="632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83B4A"/>
    <w:multiLevelType w:val="multilevel"/>
    <w:tmpl w:val="806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71645"/>
    <w:multiLevelType w:val="hybridMultilevel"/>
    <w:tmpl w:val="05EA62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F6DA1"/>
    <w:multiLevelType w:val="multilevel"/>
    <w:tmpl w:val="24B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D415A"/>
    <w:multiLevelType w:val="hybridMultilevel"/>
    <w:tmpl w:val="CA1E61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206BD2"/>
    <w:multiLevelType w:val="multilevel"/>
    <w:tmpl w:val="5F3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002E1"/>
    <w:multiLevelType w:val="multilevel"/>
    <w:tmpl w:val="282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2B45A2"/>
    <w:multiLevelType w:val="multilevel"/>
    <w:tmpl w:val="43B4B4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F9D4D65"/>
    <w:multiLevelType w:val="multilevel"/>
    <w:tmpl w:val="CF9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83135"/>
    <w:multiLevelType w:val="hybridMultilevel"/>
    <w:tmpl w:val="E49AA8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0E6C19"/>
    <w:multiLevelType w:val="hybridMultilevel"/>
    <w:tmpl w:val="737252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1C63CD"/>
    <w:multiLevelType w:val="multilevel"/>
    <w:tmpl w:val="DB8C31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FE1DF2"/>
    <w:multiLevelType w:val="multilevel"/>
    <w:tmpl w:val="E69C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A3AE2"/>
    <w:multiLevelType w:val="multilevel"/>
    <w:tmpl w:val="8500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E86747"/>
    <w:multiLevelType w:val="hybridMultilevel"/>
    <w:tmpl w:val="C4DA6F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87447F"/>
    <w:multiLevelType w:val="hybridMultilevel"/>
    <w:tmpl w:val="64D47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4F0B23"/>
    <w:multiLevelType w:val="multilevel"/>
    <w:tmpl w:val="CC30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3F03A1"/>
    <w:multiLevelType w:val="hybridMultilevel"/>
    <w:tmpl w:val="D73EF0BC"/>
    <w:lvl w:ilvl="0" w:tplc="68FA9822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AA56DEE"/>
    <w:multiLevelType w:val="hybridMultilevel"/>
    <w:tmpl w:val="17EC1BD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E42387"/>
    <w:multiLevelType w:val="multilevel"/>
    <w:tmpl w:val="68C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7E3A80"/>
    <w:multiLevelType w:val="multilevel"/>
    <w:tmpl w:val="E2A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9B08AF"/>
    <w:multiLevelType w:val="hybridMultilevel"/>
    <w:tmpl w:val="BBD4253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739635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66692179">
    <w:abstractNumId w:val="23"/>
  </w:num>
  <w:num w:numId="3" w16cid:durableId="1156528254">
    <w:abstractNumId w:val="9"/>
  </w:num>
  <w:num w:numId="4" w16cid:durableId="1081753405">
    <w:abstractNumId w:val="26"/>
  </w:num>
  <w:num w:numId="5" w16cid:durableId="412166672">
    <w:abstractNumId w:val="4"/>
  </w:num>
  <w:num w:numId="6" w16cid:durableId="1370376911">
    <w:abstractNumId w:val="1"/>
  </w:num>
  <w:num w:numId="7" w16cid:durableId="1367488612">
    <w:abstractNumId w:val="18"/>
  </w:num>
  <w:num w:numId="8" w16cid:durableId="1125272050">
    <w:abstractNumId w:val="21"/>
  </w:num>
  <w:num w:numId="9" w16cid:durableId="1727029779">
    <w:abstractNumId w:val="24"/>
  </w:num>
  <w:num w:numId="10" w16cid:durableId="2062944322">
    <w:abstractNumId w:val="32"/>
  </w:num>
  <w:num w:numId="11" w16cid:durableId="235552528">
    <w:abstractNumId w:val="49"/>
  </w:num>
  <w:num w:numId="12" w16cid:durableId="919952173">
    <w:abstractNumId w:val="16"/>
  </w:num>
  <w:num w:numId="13" w16cid:durableId="601845257">
    <w:abstractNumId w:val="38"/>
  </w:num>
  <w:num w:numId="14" w16cid:durableId="1265577567">
    <w:abstractNumId w:val="27"/>
  </w:num>
  <w:num w:numId="15" w16cid:durableId="1307784671">
    <w:abstractNumId w:val="39"/>
  </w:num>
  <w:num w:numId="16" w16cid:durableId="1356808998">
    <w:abstractNumId w:val="37"/>
  </w:num>
  <w:num w:numId="17" w16cid:durableId="275411124">
    <w:abstractNumId w:val="11"/>
  </w:num>
  <w:num w:numId="18" w16cid:durableId="309405522">
    <w:abstractNumId w:val="15"/>
  </w:num>
  <w:num w:numId="19" w16cid:durableId="1871143940">
    <w:abstractNumId w:val="8"/>
  </w:num>
  <w:num w:numId="20" w16cid:durableId="1861241998">
    <w:abstractNumId w:val="44"/>
  </w:num>
  <w:num w:numId="21" w16cid:durableId="271399790">
    <w:abstractNumId w:val="19"/>
  </w:num>
  <w:num w:numId="22" w16cid:durableId="1491751789">
    <w:abstractNumId w:val="43"/>
  </w:num>
  <w:num w:numId="23" w16cid:durableId="829826997">
    <w:abstractNumId w:val="50"/>
  </w:num>
  <w:num w:numId="24" w16cid:durableId="166794343">
    <w:abstractNumId w:val="3"/>
  </w:num>
  <w:num w:numId="25" w16cid:durableId="1038315604">
    <w:abstractNumId w:val="22"/>
  </w:num>
  <w:num w:numId="26" w16cid:durableId="663440116">
    <w:abstractNumId w:val="12"/>
  </w:num>
  <w:num w:numId="27" w16cid:durableId="338705189">
    <w:abstractNumId w:val="36"/>
  </w:num>
  <w:num w:numId="28" w16cid:durableId="2051342714">
    <w:abstractNumId w:val="34"/>
  </w:num>
  <w:num w:numId="29" w16cid:durableId="1241715696">
    <w:abstractNumId w:val="20"/>
  </w:num>
  <w:num w:numId="30" w16cid:durableId="1474177747">
    <w:abstractNumId w:val="10"/>
  </w:num>
  <w:num w:numId="31" w16cid:durableId="545072320">
    <w:abstractNumId w:val="6"/>
  </w:num>
  <w:num w:numId="32" w16cid:durableId="342897752">
    <w:abstractNumId w:val="31"/>
  </w:num>
  <w:num w:numId="33" w16cid:durableId="1252738867">
    <w:abstractNumId w:val="28"/>
  </w:num>
  <w:num w:numId="34" w16cid:durableId="1654288112">
    <w:abstractNumId w:val="29"/>
  </w:num>
  <w:num w:numId="35" w16cid:durableId="724647830">
    <w:abstractNumId w:val="40"/>
  </w:num>
  <w:num w:numId="36" w16cid:durableId="1035542571">
    <w:abstractNumId w:val="41"/>
  </w:num>
  <w:num w:numId="37" w16cid:durableId="1283731826">
    <w:abstractNumId w:val="35"/>
  </w:num>
  <w:num w:numId="38" w16cid:durableId="696008690">
    <w:abstractNumId w:val="47"/>
  </w:num>
  <w:num w:numId="39" w16cid:durableId="503206256">
    <w:abstractNumId w:val="30"/>
  </w:num>
  <w:num w:numId="40" w16cid:durableId="892429135">
    <w:abstractNumId w:val="25"/>
  </w:num>
  <w:num w:numId="41" w16cid:durableId="1842888837">
    <w:abstractNumId w:val="17"/>
  </w:num>
  <w:num w:numId="42" w16cid:durableId="1014260087">
    <w:abstractNumId w:val="51"/>
  </w:num>
  <w:num w:numId="43" w16cid:durableId="1343825585">
    <w:abstractNumId w:val="7"/>
  </w:num>
  <w:num w:numId="44" w16cid:durableId="1029602139">
    <w:abstractNumId w:val="13"/>
  </w:num>
  <w:num w:numId="45" w16cid:durableId="1866366950">
    <w:abstractNumId w:val="42"/>
  </w:num>
  <w:num w:numId="46" w16cid:durableId="565187036">
    <w:abstractNumId w:val="0"/>
  </w:num>
  <w:num w:numId="47" w16cid:durableId="243153401">
    <w:abstractNumId w:val="5"/>
  </w:num>
  <w:num w:numId="48" w16cid:durableId="1547522341">
    <w:abstractNumId w:val="33"/>
  </w:num>
  <w:num w:numId="49" w16cid:durableId="1917283932">
    <w:abstractNumId w:val="2"/>
  </w:num>
  <w:num w:numId="50" w16cid:durableId="108391670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50725634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90472295">
    <w:abstractNumId w:val="14"/>
  </w:num>
  <w:num w:numId="53" w16cid:durableId="1547178966">
    <w:abstractNumId w:val="52"/>
  </w:num>
  <w:num w:numId="54" w16cid:durableId="731081827">
    <w:abstractNumId w:val="45"/>
  </w:num>
  <w:numIdMacAtCleanup w:val="5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HP">
    <w15:presenceInfo w15:providerId="None" w15:userId="H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B1"/>
    <w:rsid w:val="000031C6"/>
    <w:rsid w:val="00025E2D"/>
    <w:rsid w:val="00051947"/>
    <w:rsid w:val="00053115"/>
    <w:rsid w:val="00067325"/>
    <w:rsid w:val="0007325C"/>
    <w:rsid w:val="000747D9"/>
    <w:rsid w:val="00077A68"/>
    <w:rsid w:val="000A694B"/>
    <w:rsid w:val="000B16D5"/>
    <w:rsid w:val="000B34A6"/>
    <w:rsid w:val="000B697D"/>
    <w:rsid w:val="000C5E9E"/>
    <w:rsid w:val="000F0E0F"/>
    <w:rsid w:val="00115594"/>
    <w:rsid w:val="00150F59"/>
    <w:rsid w:val="00176FD0"/>
    <w:rsid w:val="00182899"/>
    <w:rsid w:val="00184A74"/>
    <w:rsid w:val="001B2DC7"/>
    <w:rsid w:val="001B3E39"/>
    <w:rsid w:val="001C019C"/>
    <w:rsid w:val="001C1EEF"/>
    <w:rsid w:val="001C5C5C"/>
    <w:rsid w:val="001C6721"/>
    <w:rsid w:val="00225FB6"/>
    <w:rsid w:val="002457C3"/>
    <w:rsid w:val="00275770"/>
    <w:rsid w:val="002822FC"/>
    <w:rsid w:val="002852AE"/>
    <w:rsid w:val="00293996"/>
    <w:rsid w:val="002A3EA8"/>
    <w:rsid w:val="002C4D4B"/>
    <w:rsid w:val="002D7769"/>
    <w:rsid w:val="002F1B0D"/>
    <w:rsid w:val="002F3D46"/>
    <w:rsid w:val="00351B8F"/>
    <w:rsid w:val="00371333"/>
    <w:rsid w:val="00381F89"/>
    <w:rsid w:val="00385F11"/>
    <w:rsid w:val="003A4D34"/>
    <w:rsid w:val="003A6A10"/>
    <w:rsid w:val="003E6D67"/>
    <w:rsid w:val="003F07D3"/>
    <w:rsid w:val="003F25B2"/>
    <w:rsid w:val="0041451A"/>
    <w:rsid w:val="0041483F"/>
    <w:rsid w:val="00426C8B"/>
    <w:rsid w:val="00433711"/>
    <w:rsid w:val="00451731"/>
    <w:rsid w:val="00470420"/>
    <w:rsid w:val="00496034"/>
    <w:rsid w:val="00497176"/>
    <w:rsid w:val="004B433D"/>
    <w:rsid w:val="004B509D"/>
    <w:rsid w:val="004C65DF"/>
    <w:rsid w:val="004F5007"/>
    <w:rsid w:val="005230FC"/>
    <w:rsid w:val="0052796E"/>
    <w:rsid w:val="00527C9B"/>
    <w:rsid w:val="00586A17"/>
    <w:rsid w:val="0059431D"/>
    <w:rsid w:val="005C3E8C"/>
    <w:rsid w:val="005D19B1"/>
    <w:rsid w:val="005E3756"/>
    <w:rsid w:val="005F0887"/>
    <w:rsid w:val="00600A2B"/>
    <w:rsid w:val="00612347"/>
    <w:rsid w:val="006223E8"/>
    <w:rsid w:val="006441E8"/>
    <w:rsid w:val="00653555"/>
    <w:rsid w:val="00654BCB"/>
    <w:rsid w:val="006626FE"/>
    <w:rsid w:val="00666296"/>
    <w:rsid w:val="0067293E"/>
    <w:rsid w:val="00676953"/>
    <w:rsid w:val="006C1F88"/>
    <w:rsid w:val="006D3E97"/>
    <w:rsid w:val="00722CAF"/>
    <w:rsid w:val="007324B1"/>
    <w:rsid w:val="007548B5"/>
    <w:rsid w:val="00790425"/>
    <w:rsid w:val="007C4A3D"/>
    <w:rsid w:val="007D2EC0"/>
    <w:rsid w:val="007E2393"/>
    <w:rsid w:val="00836A82"/>
    <w:rsid w:val="00854E42"/>
    <w:rsid w:val="0086218C"/>
    <w:rsid w:val="008702DF"/>
    <w:rsid w:val="00884D45"/>
    <w:rsid w:val="008904AF"/>
    <w:rsid w:val="008A0D66"/>
    <w:rsid w:val="008D5471"/>
    <w:rsid w:val="008E78AA"/>
    <w:rsid w:val="008F582B"/>
    <w:rsid w:val="0091226A"/>
    <w:rsid w:val="00927E26"/>
    <w:rsid w:val="009402F6"/>
    <w:rsid w:val="00963EF1"/>
    <w:rsid w:val="00972F75"/>
    <w:rsid w:val="00973DC4"/>
    <w:rsid w:val="00975313"/>
    <w:rsid w:val="009837F5"/>
    <w:rsid w:val="009A6798"/>
    <w:rsid w:val="009B1131"/>
    <w:rsid w:val="009B4555"/>
    <w:rsid w:val="009D3A4A"/>
    <w:rsid w:val="009E2966"/>
    <w:rsid w:val="009E5FF2"/>
    <w:rsid w:val="009F1566"/>
    <w:rsid w:val="00A10755"/>
    <w:rsid w:val="00A2191C"/>
    <w:rsid w:val="00A24295"/>
    <w:rsid w:val="00A303B9"/>
    <w:rsid w:val="00A46451"/>
    <w:rsid w:val="00A51955"/>
    <w:rsid w:val="00A905F1"/>
    <w:rsid w:val="00AA0E20"/>
    <w:rsid w:val="00AA49EB"/>
    <w:rsid w:val="00AE49E9"/>
    <w:rsid w:val="00AF5566"/>
    <w:rsid w:val="00B008B6"/>
    <w:rsid w:val="00B07E50"/>
    <w:rsid w:val="00B16628"/>
    <w:rsid w:val="00B26524"/>
    <w:rsid w:val="00B67731"/>
    <w:rsid w:val="00B87B7B"/>
    <w:rsid w:val="00B90676"/>
    <w:rsid w:val="00B921EC"/>
    <w:rsid w:val="00BE1D8E"/>
    <w:rsid w:val="00BE5F6C"/>
    <w:rsid w:val="00BE70EB"/>
    <w:rsid w:val="00BF1126"/>
    <w:rsid w:val="00C24DE9"/>
    <w:rsid w:val="00C45EEC"/>
    <w:rsid w:val="00C51A5B"/>
    <w:rsid w:val="00C5298F"/>
    <w:rsid w:val="00C53DCF"/>
    <w:rsid w:val="00C56A39"/>
    <w:rsid w:val="00C61CBA"/>
    <w:rsid w:val="00C73340"/>
    <w:rsid w:val="00CE7C0B"/>
    <w:rsid w:val="00D20388"/>
    <w:rsid w:val="00D3072B"/>
    <w:rsid w:val="00D7771C"/>
    <w:rsid w:val="00D944B5"/>
    <w:rsid w:val="00D951AD"/>
    <w:rsid w:val="00DE20BB"/>
    <w:rsid w:val="00DE3B8D"/>
    <w:rsid w:val="00DF0B5A"/>
    <w:rsid w:val="00DF265C"/>
    <w:rsid w:val="00E05673"/>
    <w:rsid w:val="00E2425D"/>
    <w:rsid w:val="00E355F7"/>
    <w:rsid w:val="00E71BB0"/>
    <w:rsid w:val="00EA0473"/>
    <w:rsid w:val="00EB4BA7"/>
    <w:rsid w:val="00EB4EF4"/>
    <w:rsid w:val="00EE4526"/>
    <w:rsid w:val="00EE6324"/>
    <w:rsid w:val="00F00E24"/>
    <w:rsid w:val="00F0386F"/>
    <w:rsid w:val="00F077DB"/>
    <w:rsid w:val="00F21133"/>
    <w:rsid w:val="00F37C08"/>
    <w:rsid w:val="00F43B0D"/>
    <w:rsid w:val="00F56395"/>
    <w:rsid w:val="00F63A0B"/>
    <w:rsid w:val="00F92F3A"/>
    <w:rsid w:val="00F9685D"/>
    <w:rsid w:val="00FB20D6"/>
    <w:rsid w:val="00FF0EBF"/>
    <w:rsid w:val="00FF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3C8A1"/>
  <w15:chartTrackingRefBased/>
  <w15:docId w15:val="{82714AB2-1C2E-475B-96BD-05FC30F1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9B"/>
  </w:style>
  <w:style w:type="paragraph" w:styleId="Heading2">
    <w:name w:val="heading 2"/>
    <w:basedOn w:val="Normal"/>
    <w:link w:val="Heading2Char"/>
    <w:uiPriority w:val="9"/>
    <w:qFormat/>
    <w:rsid w:val="00B265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7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2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9603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1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2113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26524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4337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71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4337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3072B"/>
    <w:rPr>
      <w:i/>
      <w:iCs/>
    </w:rPr>
  </w:style>
  <w:style w:type="character" w:customStyle="1" w:styleId="al-author-delim">
    <w:name w:val="al-author-delim"/>
    <w:basedOn w:val="DefaultParagraphFont"/>
    <w:rsid w:val="00E05673"/>
  </w:style>
  <w:style w:type="character" w:styleId="FollowedHyperlink">
    <w:name w:val="FollowedHyperlink"/>
    <w:basedOn w:val="DefaultParagraphFont"/>
    <w:uiPriority w:val="99"/>
    <w:semiHidden/>
    <w:unhideWhenUsed/>
    <w:rsid w:val="00D944B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6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A82"/>
  </w:style>
  <w:style w:type="paragraph" w:styleId="Footer">
    <w:name w:val="footer"/>
    <w:basedOn w:val="Normal"/>
    <w:link w:val="FooterChar"/>
    <w:uiPriority w:val="99"/>
    <w:unhideWhenUsed/>
    <w:rsid w:val="00836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A82"/>
  </w:style>
  <w:style w:type="character" w:customStyle="1" w:styleId="mord">
    <w:name w:val="mord"/>
    <w:basedOn w:val="DefaultParagraphFont"/>
    <w:rsid w:val="007C4A3D"/>
  </w:style>
  <w:style w:type="character" w:customStyle="1" w:styleId="mrel">
    <w:name w:val="mrel"/>
    <w:basedOn w:val="DefaultParagraphFont"/>
    <w:rsid w:val="007C4A3D"/>
  </w:style>
  <w:style w:type="character" w:customStyle="1" w:styleId="mbin">
    <w:name w:val="mbin"/>
    <w:basedOn w:val="DefaultParagraphFont"/>
    <w:rsid w:val="007C4A3D"/>
  </w:style>
  <w:style w:type="character" w:customStyle="1" w:styleId="mopen">
    <w:name w:val="mopen"/>
    <w:basedOn w:val="DefaultParagraphFont"/>
    <w:rsid w:val="007C4A3D"/>
  </w:style>
  <w:style w:type="character" w:customStyle="1" w:styleId="delimsizing">
    <w:name w:val="delimsizing"/>
    <w:basedOn w:val="DefaultParagraphFont"/>
    <w:rsid w:val="007C4A3D"/>
  </w:style>
  <w:style w:type="character" w:customStyle="1" w:styleId="mclose">
    <w:name w:val="mclose"/>
    <w:basedOn w:val="DefaultParagraphFont"/>
    <w:rsid w:val="007C4A3D"/>
  </w:style>
  <w:style w:type="character" w:customStyle="1" w:styleId="vlist-s">
    <w:name w:val="vlist-s"/>
    <w:basedOn w:val="DefaultParagraphFont"/>
    <w:rsid w:val="007C4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01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3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BBA3A-A9C4-4194-804C-50ABB5FFA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1783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iin patimah</dc:creator>
  <cp:keywords/>
  <dc:description/>
  <cp:lastModifiedBy>alviDRSFALVINTech25</cp:lastModifiedBy>
  <cp:revision>3</cp:revision>
  <cp:lastPrinted>2025-10-20T02:17:00Z</cp:lastPrinted>
  <dcterms:created xsi:type="dcterms:W3CDTF">2025-11-14T07:09:00Z</dcterms:created>
  <dcterms:modified xsi:type="dcterms:W3CDTF">2025-11-16T15:47:00Z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980a68fc-5453-3022-a8b9-311e7963e2a9</vt:lpwstr>
  </property>
  <property fmtid="{D5CDD505-2E9C-101B-9397-08002B2CF9AE}" pid="4" name="Mendeley Citation Style_1">
    <vt:lpwstr>http://www.zotero.org/styles/vancouver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6th/7th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12th edition - Harvard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(deprecated)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Association, 4th edition (note with bibliography)</vt:lpwstr>
  </property>
  <property fmtid="{D5CDD505-2E9C-101B-9397-08002B2CF9AE}" pid="21" name="Mendeley Recent Style Id 8_1">
    <vt:lpwstr>http://www.zotero.org/styles/vancouver</vt:lpwstr>
  </property>
  <property fmtid="{D5CDD505-2E9C-101B-9397-08002B2CF9AE}" pid="22" name="Mendeley Recent Style Name 8_1">
    <vt:lpwstr>Vancouver</vt:lpwstr>
  </property>
  <property fmtid="{D5CDD505-2E9C-101B-9397-08002B2CF9AE}" pid="23" name="Mendeley Recent Style Id 9_1">
    <vt:lpwstr>http://www.zotero.org/styles/vancouver-superscript</vt:lpwstr>
  </property>
  <property fmtid="{D5CDD505-2E9C-101B-9397-08002B2CF9AE}" pid="24" name="Mendeley Recent Style Name 9_1">
    <vt:lpwstr>Vancouver (superscript)</vt:lpwstr>
  </property>
</Properties>
</file>